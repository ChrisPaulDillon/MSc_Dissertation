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A20F69">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A20F69">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A20F69">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A20F69">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A20F69">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A20F69">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A20F69">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A20F69">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A20F69">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A20F69">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A20F69">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A20F69">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A20F69">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A20F69">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A20F69">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A20F69">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A20F69">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A20F69">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A20F69">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A20F69">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A20F69">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A20F69">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A20F69">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A20F69">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A20F69">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A20F69">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A20F69">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A20F69">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A20F69">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A20F69">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A20F69">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A20F69">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A20F69">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A20F69">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A20F69">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A20F69">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A20F69">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A20F69">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A20F69">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A20F69">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A20F69">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A20F69">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A20F69">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A20F69">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A20F69">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A20F69">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A20F69">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A20F69">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A20F69">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A20F69">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A20F69">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A20F69">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A20F69">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A20F69">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A20F69">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A20F69">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A20F69">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A20F69">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A20F69">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A20F69">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A20F69">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A20F69">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A20F69">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A20F69">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A20F69">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A20F69">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A20F69">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A20F69">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A20F69">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A20F69">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A20F69">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A20F69">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A20F69">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A20F69">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A20F69">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A20F69">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A20F69">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A20F69">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A20F69">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A20F69">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A20F69">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A20F69">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A20F69">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A20F69">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A20F69">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A20F69">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A20F69">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A20F69">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A20F69">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A20F69">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A20F69">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A20F69">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A20F69">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A20F69">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A20F69">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A20F69">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A20F69">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A20F69">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A20F69">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A20F69">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A20F69">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A20F69">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A20F69">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A20F69">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A20F69">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A20F69">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A20F69">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6747B748"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w:t>
      </w:r>
      <w:del w:id="14" w:author="Anna Lito Michala" w:date="2019-08-07T11:51:00Z">
        <w:r w:rsidR="001219EC" w:rsidDel="00A20F69">
          <w:delText>that</w:delText>
        </w:r>
        <w:r w:rsidR="001219EC" w:rsidRPr="00BA12A4" w:rsidDel="00A20F69">
          <w:delText xml:space="preserve"> </w:delText>
        </w:r>
      </w:del>
      <w:ins w:id="15" w:author="Anna Lito Michala" w:date="2019-08-07T11:51:00Z">
        <w:r w:rsidR="00A20F69">
          <w:t>which</w:t>
        </w:r>
        <w:r w:rsidR="00A20F69" w:rsidRPr="00BA12A4">
          <w:t xml:space="preserve"> </w:t>
        </w:r>
      </w:ins>
      <w:r w:rsidR="001219EC" w:rsidRPr="00BA12A4">
        <w:t>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w:t>
      </w:r>
      <w:ins w:id="16" w:author="Anna Lito Michala" w:date="2019-08-07T11:50:00Z">
        <w:r w:rsidR="00A20F69">
          <w:t>,</w:t>
        </w:r>
      </w:ins>
      <w:r w:rsidR="001219EC">
        <w:t xml:space="preserve">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ins w:id="17" w:author="Anna Lito Michala" w:date="2019-08-07T11:51:00Z">
        <w:r w:rsidR="00A20F69">
          <w:t>and/or</w:t>
        </w:r>
      </w:ins>
      <w:del w:id="18" w:author="Anna Lito Michala" w:date="2019-08-07T11:51:00Z">
        <w:r w:rsidR="001219EC" w:rsidDel="00A20F69">
          <w:delText>of</w:delText>
        </w:r>
      </w:del>
      <w:r w:rsidR="001219EC">
        <w:t xml:space="preserve"> the security of these devices.</w:t>
      </w:r>
    </w:p>
    <w:p w14:paraId="632F3579" w14:textId="77777777" w:rsidR="001219EC" w:rsidRDefault="001219EC" w:rsidP="005A5914"/>
    <w:p w14:paraId="25235AB2" w14:textId="69B780A7"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del w:id="19" w:author="Anna Lito Michala" w:date="2019-08-07T11:53:00Z">
        <w:r w:rsidRPr="00FD6006" w:rsidDel="00A20F69">
          <w:delText xml:space="preserve">showing </w:delText>
        </w:r>
      </w:del>
      <w:ins w:id="20" w:author="Anna Lito Michala" w:date="2019-08-07T11:53:00Z">
        <w:r w:rsidR="00A20F69">
          <w:t>classifying their</w:t>
        </w:r>
        <w:r w:rsidR="00A20F69" w:rsidRPr="00FD6006">
          <w:t xml:space="preserve"> </w:t>
        </w:r>
      </w:ins>
      <w:del w:id="21" w:author="Anna Lito Michala" w:date="2019-08-07T11:53:00Z">
        <w:r w:rsidRPr="00FD6006" w:rsidDel="00A20F69">
          <w:delText xml:space="preserve">how </w:delText>
        </w:r>
      </w:del>
      <w:r w:rsidRPr="00FD6006">
        <w:t>secu</w:t>
      </w:r>
      <w:ins w:id="22" w:author="Anna Lito Michala" w:date="2019-08-07T11:53:00Z">
        <w:r w:rsidR="00A20F69">
          <w:t>rity</w:t>
        </w:r>
      </w:ins>
      <w:del w:id="23" w:author="Anna Lito Michala" w:date="2019-08-07T11:53:00Z">
        <w:r w:rsidRPr="00FD6006" w:rsidDel="00A20F69">
          <w:delText>re</w:delText>
        </w:r>
      </w:del>
      <w:r w:rsidRPr="00FD6006">
        <w:t xml:space="preserve"> </w:t>
      </w:r>
      <w:del w:id="24" w:author="Anna Lito Michala" w:date="2019-08-07T11:53:00Z">
        <w:r w:rsidRPr="00FD6006" w:rsidDel="00A20F69">
          <w:delText xml:space="preserve">they are </w:delText>
        </w:r>
      </w:del>
      <w:r w:rsidRPr="00FD6006">
        <w:t>(Ashford,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60EF1C5C" w:rsidR="00F627B9" w:rsidRPr="00925AE5" w:rsidRDefault="00F627B9" w:rsidP="00F627B9">
      <w:pPr>
        <w:pStyle w:val="Caption"/>
        <w:jc w:val="center"/>
      </w:pPr>
      <w:bookmarkStart w:id="25" w:name="_Toc11959210"/>
      <w:bookmarkStart w:id="26" w:name="_Toc14464761"/>
      <w:bookmarkStart w:id="27" w:name="_Toc14464868"/>
      <w:bookmarkStart w:id="28" w:name="_Toc15564688"/>
      <w:r>
        <w:t xml:space="preserve">Figure </w:t>
      </w:r>
      <w:fldSimple w:instr=" SEQ Figure \* ARABIC ">
        <w:r w:rsidR="00075556">
          <w:rPr>
            <w:noProof/>
          </w:rPr>
          <w:t>1</w:t>
        </w:r>
      </w:fldSimple>
      <w:r>
        <w:t xml:space="preserve">: </w:t>
      </w:r>
      <w:r w:rsidRPr="0007040B">
        <w:t xml:space="preserve"> Smart Home - revenue forecast for the segment Security worldwide</w:t>
      </w:r>
      <w:commentRangeStart w:id="29"/>
      <w:r w:rsidRPr="0007040B">
        <w:t xml:space="preserve">* </w:t>
      </w:r>
      <w:commentRangeEnd w:id="29"/>
      <w:r w:rsidR="00A20F69">
        <w:rPr>
          <w:rStyle w:val="CommentReference"/>
          <w:rFonts w:eastAsia="Times New Roman"/>
          <w:i w:val="0"/>
          <w:iCs w:val="0"/>
          <w:color w:val="auto"/>
          <w:lang w:eastAsia="en-GB"/>
        </w:rPr>
        <w:commentReference w:id="29"/>
      </w:r>
      <w:r w:rsidRPr="0007040B">
        <w:t xml:space="preserve">from 2017 to 2023 (in </w:t>
      </w:r>
      <w:commentRangeStart w:id="30"/>
      <w:r w:rsidRPr="0007040B">
        <w:t>million</w:t>
      </w:r>
      <w:commentRangeEnd w:id="30"/>
      <w:r w:rsidR="00A20F69">
        <w:rPr>
          <w:rStyle w:val="CommentReference"/>
          <w:rFonts w:eastAsia="Times New Roman"/>
          <w:i w:val="0"/>
          <w:iCs w:val="0"/>
          <w:color w:val="auto"/>
          <w:lang w:eastAsia="en-GB"/>
        </w:rPr>
        <w:commentReference w:id="30"/>
      </w:r>
      <w:r w:rsidRPr="0007040B">
        <w:t xml:space="preserve"> U.S. dollars)</w:t>
      </w:r>
      <w:r>
        <w:t xml:space="preserve"> (source: </w:t>
      </w:r>
      <w:hyperlink r:id="rId13" w:history="1">
        <w:r w:rsidRPr="00C0336F">
          <w:rPr>
            <w:rStyle w:val="Hyperlink"/>
          </w:rPr>
          <w:t>www.statista.com</w:t>
        </w:r>
      </w:hyperlink>
      <w:r>
        <w:t>)</w:t>
      </w:r>
      <w:bookmarkEnd w:id="25"/>
      <w:bookmarkEnd w:id="26"/>
      <w:bookmarkEnd w:id="27"/>
      <w:bookmarkEnd w:id="28"/>
      <w:r w:rsidRPr="00925AE5">
        <w:br/>
      </w:r>
    </w:p>
    <w:p w14:paraId="13BEB17A" w14:textId="77777777" w:rsidR="005A5914" w:rsidRDefault="005A5914" w:rsidP="005A5914"/>
    <w:p w14:paraId="15AB5589" w14:textId="7061A818" w:rsidR="005A5914" w:rsidRDefault="005A5914" w:rsidP="00F627B9">
      <w:pPr>
        <w:keepNext/>
        <w:keepLines/>
      </w:pPr>
      <w:r>
        <w:lastRenderedPageBreak/>
        <w:t xml:space="preserve">With mainstream IoT devices being consistently hosted on the cloud, this offers individuals with malicious intent another </w:t>
      </w:r>
      <w:del w:id="31" w:author="Anna Lito Michala" w:date="2019-08-07T12:04:00Z">
        <w:r w:rsidDel="009E2966">
          <w:delText xml:space="preserve">method </w:delText>
        </w:r>
      </w:del>
      <w:ins w:id="32" w:author="Anna Lito Michala" w:date="2019-08-07T12:04:00Z">
        <w:r w:rsidR="009E2966">
          <w:t xml:space="preserve">platform </w:t>
        </w:r>
      </w:ins>
      <w:del w:id="33" w:author="Anna Lito Michala" w:date="2019-08-07T12:04:00Z">
        <w:r w:rsidDel="009E2966">
          <w:delText xml:space="preserve">in </w:delText>
        </w:r>
      </w:del>
      <w:ins w:id="34" w:author="Anna Lito Michala" w:date="2019-08-07T12:04:00Z">
        <w:r w:rsidR="009E2966">
          <w:t xml:space="preserve">to </w:t>
        </w:r>
      </w:ins>
      <w:del w:id="35" w:author="Anna Lito Michala" w:date="2019-08-07T12:03:00Z">
        <w:r w:rsidDel="009E2966">
          <w:delText>taking down or accessing</w:delText>
        </w:r>
      </w:del>
      <w:ins w:id="36" w:author="Anna Lito Michala" w:date="2019-08-07T12:03:00Z">
        <w:r w:rsidR="009E2966">
          <w:t>attac</w:t>
        </w:r>
      </w:ins>
      <w:ins w:id="37" w:author="Anna Lito Michala" w:date="2019-08-07T12:04:00Z">
        <w:r w:rsidR="009E2966">
          <w:t>k</w:t>
        </w:r>
      </w:ins>
      <w:r>
        <w:t xml:space="preserve"> IoT devices. Recently, </w:t>
      </w:r>
      <w:r w:rsidRPr="00270076">
        <w:t>Google Cloud, one of the cloud vendor giants</w:t>
      </w:r>
      <w:ins w:id="38" w:author="Anna Lito Michala" w:date="2019-08-07T12:04:00Z">
        <w:r w:rsidR="009E2966">
          <w:t>,</w:t>
        </w:r>
      </w:ins>
      <w:r w:rsidRPr="00270076">
        <w:t xml:space="preserve"> was taken down in a possible cyber-attack (Merriman, 2019), highlighting</w:t>
      </w:r>
      <w:r>
        <w:t xml:space="preserve"> the potential</w:t>
      </w:r>
      <w:del w:id="39" w:author="Anna Lito Michala" w:date="2019-08-07T12:05:00Z">
        <w:r w:rsidDel="009E2966">
          <w:delText>ly</w:delText>
        </w:r>
      </w:del>
      <w:r>
        <w:t xml:space="preserve"> unreliability of Cloud hosted services. Organisations that depended on Googles Cloud, including security company Nest had their services taken down for over 4 hours. This is problematic in an area such as face-recognition based CCTV</w:t>
      </w:r>
      <w:ins w:id="40" w:author="Anna Lito Michala" w:date="2019-08-07T12:05:00Z">
        <w:r w:rsidR="009E2966">
          <w:t>;</w:t>
        </w:r>
      </w:ins>
      <w:del w:id="41" w:author="Anna Lito Michala" w:date="2019-08-07T12:05:00Z">
        <w:r w:rsidDel="009E2966">
          <w:delText>,</w:delText>
        </w:r>
      </w:del>
      <w:r>
        <w:t xml:space="preserve"> </w:t>
      </w:r>
      <w:del w:id="42" w:author="Anna Lito Michala" w:date="2019-08-07T12:05:00Z">
        <w:r w:rsidDel="009E2966">
          <w:delText xml:space="preserve">meaning </w:delText>
        </w:r>
      </w:del>
      <w:r>
        <w:t xml:space="preserve">if data cannot be accessed from the Cloud, the whole system </w:t>
      </w:r>
      <w:r w:rsidR="00BA12A4">
        <w:t>becomes non-functional.</w:t>
      </w:r>
    </w:p>
    <w:p w14:paraId="68FD35CB" w14:textId="77777777" w:rsidR="00BA12A4" w:rsidRDefault="00BA12A4" w:rsidP="005A5914"/>
    <w:p w14:paraId="5505A275" w14:textId="4A0CEED0" w:rsidR="00BA12A4" w:rsidRDefault="00BA12A4" w:rsidP="005A5914">
      <w:r>
        <w:t>As an alternative to the current mainstream method of hosting on the cloud, a Raspberry Pi-based security system utilising local storage is proposed</w:t>
      </w:r>
      <w:ins w:id="43" w:author="Anna Lito Michala" w:date="2019-08-07T12:06:00Z">
        <w:r w:rsidR="009E2966">
          <w:t xml:space="preserve"> in this thesis</w:t>
        </w:r>
      </w:ins>
      <w:r>
        <w:t xml:space="preserve">. The Raspberry Pi, being a small credit card sized computer, has </w:t>
      </w:r>
      <w:del w:id="44" w:author="Anna Lito Michala" w:date="2019-08-07T12:06:00Z">
        <w:r w:rsidDel="009E2966">
          <w:delText>near unlimited</w:delText>
        </w:r>
      </w:del>
      <w:ins w:id="45" w:author="Anna Lito Michala" w:date="2019-08-07T12:06:00Z">
        <w:r w:rsidR="009E2966">
          <w:t>s</w:t>
        </w:r>
      </w:ins>
      <w:ins w:id="46" w:author="Anna Lito Michala" w:date="2019-08-07T12:07:00Z">
        <w:r w:rsidR="009E2966">
          <w:t>ignificant</w:t>
        </w:r>
      </w:ins>
      <w:r>
        <w:t xml:space="preserve">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w:t>
      </w:r>
      <w:del w:id="47" w:author="Anna Lito Michala" w:date="2019-08-07T12:07:00Z">
        <w:r w:rsidR="009D3620" w:rsidDel="009E2966">
          <w:delText>Internet of Things</w:delText>
        </w:r>
      </w:del>
      <w:ins w:id="48" w:author="Anna Lito Michala" w:date="2019-08-07T12:07:00Z">
        <w:r w:rsidR="009E2966">
          <w:t>IoT</w:t>
        </w:r>
      </w:ins>
      <w:r w:rsidR="009D3620">
        <w:t xml:space="preserve">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By investigating best security practices and covering every layer of the IoT architecture, a model can be proposed to build future similar systems.</w:t>
      </w:r>
    </w:p>
    <w:p w14:paraId="54364A0E" w14:textId="77777777" w:rsidR="00F627B9" w:rsidRDefault="00F627B9" w:rsidP="00800D2B">
      <w:bookmarkStart w:id="49" w:name="_Toc11075210"/>
      <w:bookmarkStart w:id="50" w:name="_Toc11959274"/>
    </w:p>
    <w:p w14:paraId="41C3D5F9" w14:textId="77777777" w:rsidR="005A5914" w:rsidRDefault="005A5914" w:rsidP="005A5914">
      <w:pPr>
        <w:pStyle w:val="Heading2"/>
      </w:pPr>
      <w:bookmarkStart w:id="51" w:name="_Toc15564756"/>
      <w:r>
        <w:t>1.2 Problem D</w:t>
      </w:r>
      <w:r w:rsidRPr="000C586D">
        <w:t>escription</w:t>
      </w:r>
      <w:bookmarkEnd w:id="49"/>
      <w:bookmarkEnd w:id="50"/>
      <w:bookmarkEnd w:id="51"/>
    </w:p>
    <w:p w14:paraId="10F497F6" w14:textId="77777777" w:rsidR="005A5914" w:rsidRDefault="005A5914" w:rsidP="005A5914"/>
    <w:p w14:paraId="12767E6E" w14:textId="46FC75D6" w:rsidR="0090429C" w:rsidRDefault="0090429C" w:rsidP="0090429C">
      <w:r>
        <w:t>Modern IoT-based security systems pose various security risks</w:t>
      </w:r>
      <w:del w:id="52" w:author="Anna Lito Michala" w:date="2019-08-07T12:08:00Z">
        <w:r w:rsidDel="009E2966">
          <w:delText xml:space="preserve"> to the individual</w:delText>
        </w:r>
      </w:del>
      <w:r>
        <w:t xml:space="preserve">. With the majority of these services using cloud technology, there is a larger scope of security concerns covering the full system stack. </w:t>
      </w:r>
      <w:del w:id="53" w:author="Anna Lito Michala" w:date="2019-08-07T12:08:00Z">
        <w:r w:rsidDel="009E2966">
          <w:delText xml:space="preserve"> </w:delText>
        </w:r>
      </w:del>
      <w:r>
        <w:t>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Integrated authentication for the smart 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w:t>
      </w:r>
      <w:commentRangeStart w:id="54"/>
      <w:r>
        <w:t xml:space="preserve">If time permits, a separate machine can be set up with the Kali Linux operating system, an operating system used in cyber security and digital forensics. </w:t>
      </w:r>
      <w:commentRangeEnd w:id="54"/>
      <w:r w:rsidR="009E2966">
        <w:rPr>
          <w:rStyle w:val="CommentReference"/>
        </w:rPr>
        <w:commentReference w:id="54"/>
      </w:r>
      <w:commentRangeStart w:id="55"/>
      <w:r>
        <w:t xml:space="preserve">The machine can perform various cyber-attacks (sniffing, MITM, DoS) and evaluate how the system performs against them. A recent paper demonstrates various types of DoS attacks were carried out in a test bed environment against an IoT device, resulting in a success attack against the network it was hosted on </w:t>
      </w:r>
      <w:r w:rsidRPr="009D28F6">
        <w:t>(Liang et al., 2016)</w:t>
      </w:r>
      <w:r>
        <w:t>.</w:t>
      </w:r>
      <w:commentRangeEnd w:id="55"/>
      <w:r w:rsidR="00465CCB">
        <w:rPr>
          <w:rStyle w:val="CommentReference"/>
        </w:rPr>
        <w:commentReference w:id="55"/>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56" w:name="_Toc11075211"/>
      <w:bookmarkStart w:id="57" w:name="_Toc11959275"/>
      <w:bookmarkStart w:id="58" w:name="_Toc15564757"/>
      <w:r>
        <w:lastRenderedPageBreak/>
        <w:t>1.3</w:t>
      </w:r>
      <w:r w:rsidR="005A5914">
        <w:t xml:space="preserve"> </w:t>
      </w:r>
      <w:r w:rsidR="005A5914" w:rsidRPr="000C586D">
        <w:t>Project objectives</w:t>
      </w:r>
      <w:bookmarkEnd w:id="56"/>
      <w:bookmarkEnd w:id="57"/>
      <w:bookmarkEnd w:id="58"/>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2B5FFC04" w:rsidR="007C6D93" w:rsidRDefault="007C6D93" w:rsidP="007C6D93">
      <w:pPr>
        <w:pStyle w:val="ListParagraph"/>
        <w:keepNext/>
        <w:keepLines/>
        <w:numPr>
          <w:ilvl w:val="0"/>
          <w:numId w:val="18"/>
        </w:numPr>
      </w:pPr>
      <w:r>
        <w:t xml:space="preserve">Identify from the available literature, state of the art guidelines for an Internet of Things-based home surveillance system. With multiple network and communication protocols being available for IoT devices, it is important to determine the most secure </w:t>
      </w:r>
      <w:del w:id="59" w:author="Anna Lito Michala" w:date="2019-08-07T12:12:00Z">
        <w:r w:rsidDel="00465CCB">
          <w:delText xml:space="preserve">and </w:delText>
        </w:r>
      </w:del>
      <w:r>
        <w:t>standard for this type of home system.</w:t>
      </w:r>
    </w:p>
    <w:p w14:paraId="0ECB3B41" w14:textId="77777777" w:rsidR="007C6D93" w:rsidRDefault="007C6D93" w:rsidP="007C6D93">
      <w:pPr>
        <w:pStyle w:val="ListParagraph"/>
        <w:keepNext/>
        <w:keepLines/>
        <w:ind w:left="360"/>
      </w:pPr>
    </w:p>
    <w:p w14:paraId="25ACE1BD" w14:textId="1FA0FB00" w:rsidR="007C6D93" w:rsidRDefault="007C6D93" w:rsidP="007C6D93">
      <w:pPr>
        <w:pStyle w:val="ListParagraph"/>
        <w:keepNext/>
        <w:keepLines/>
        <w:numPr>
          <w:ilvl w:val="0"/>
          <w:numId w:val="18"/>
        </w:numPr>
      </w:pPr>
      <w:r>
        <w:t xml:space="preserve">Review the </w:t>
      </w:r>
      <w:commentRangeStart w:id="60"/>
      <w:del w:id="61" w:author="Anna Lito Michala" w:date="2019-08-07T12:13:00Z">
        <w:r w:rsidDel="00465CCB">
          <w:delText>Internet of Things</w:delText>
        </w:r>
      </w:del>
      <w:ins w:id="62" w:author="Anna Lito Michala" w:date="2019-08-07T12:13:00Z">
        <w:r w:rsidR="00465CCB">
          <w:t>IoT</w:t>
        </w:r>
      </w:ins>
      <w:r>
        <w:t xml:space="preserve"> </w:t>
      </w:r>
      <w:commentRangeEnd w:id="60"/>
      <w:r w:rsidR="00465CCB">
        <w:rPr>
          <w:rStyle w:val="CommentReference"/>
          <w:rFonts w:eastAsia="Times New Roman"/>
          <w:lang w:eastAsia="en-GB"/>
        </w:rPr>
        <w:commentReference w:id="60"/>
      </w:r>
      <w:r>
        <w:t>architecture to understand security and design flaws for each layer. The perception, network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2BB0C96A"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w:t>
      </w:r>
      <w:ins w:id="63" w:author="Anna Lito Michala" w:date="2019-08-07T12:14:00Z">
        <w:r w:rsidR="00465CCB">
          <w:t>s</w:t>
        </w:r>
      </w:ins>
      <w:r w:rsidR="00730862">
        <w:t>, it can be ensured that the system meets security requirements.</w:t>
      </w:r>
    </w:p>
    <w:p w14:paraId="00AA7822" w14:textId="77777777" w:rsidR="00730862" w:rsidRDefault="00730862" w:rsidP="00730862">
      <w:pPr>
        <w:pStyle w:val="ListParagraph"/>
      </w:pPr>
    </w:p>
    <w:p w14:paraId="26CF6E18" w14:textId="60FF926A" w:rsidR="00730862" w:rsidRDefault="00730862" w:rsidP="007C6D93">
      <w:pPr>
        <w:pStyle w:val="ListParagraph"/>
        <w:keepNext/>
        <w:keepLines/>
        <w:numPr>
          <w:ilvl w:val="0"/>
          <w:numId w:val="18"/>
        </w:numPr>
      </w:pPr>
      <w:r>
        <w:t>Identify common</w:t>
      </w:r>
      <w:del w:id="64" w:author="Anna Lito Michala" w:date="2019-08-07T12:15:00Z">
        <w:r w:rsidDel="00465CCB">
          <w:delText>ly</w:delText>
        </w:r>
      </w:del>
      <w:r>
        <w:t xml:space="preserve"> security threats to </w:t>
      </w:r>
      <w:del w:id="65" w:author="Anna Lito Michala" w:date="2019-08-07T12:15:00Z">
        <w:r w:rsidDel="00465CCB">
          <w:delText>Internet of Things</w:delText>
        </w:r>
      </w:del>
      <w:ins w:id="66" w:author="Anna Lito Michala" w:date="2019-08-07T12:15:00Z">
        <w:r w:rsidR="00465CCB">
          <w:t>IoT</w:t>
        </w:r>
      </w:ins>
      <w:r>
        <w:t xml:space="preserve">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619082DC" w:rsidR="00730862" w:rsidRDefault="00730862" w:rsidP="007C6D93">
      <w:pPr>
        <w:pStyle w:val="ListParagraph"/>
        <w:keepNext/>
        <w:keepLines/>
        <w:numPr>
          <w:ilvl w:val="0"/>
          <w:numId w:val="18"/>
        </w:numPr>
        <w:rPr>
          <w:ins w:id="67" w:author="Anna Lito Michala" w:date="2019-08-07T12:16:00Z"/>
        </w:rPr>
      </w:pPr>
      <w:r>
        <w:t xml:space="preserve">With devices such as the Raspberry Pi being limited by its computational power, it is important to determine the most appropriate face recognition methodology suitable for a small device such as the </w:t>
      </w:r>
      <w:commentRangeStart w:id="68"/>
      <w:r>
        <w:t>Raspberry Pi</w:t>
      </w:r>
      <w:commentRangeEnd w:id="68"/>
      <w:r w:rsidR="00465CCB">
        <w:rPr>
          <w:rStyle w:val="CommentReference"/>
          <w:rFonts w:eastAsia="Times New Roman"/>
          <w:lang w:eastAsia="en-GB"/>
        </w:rPr>
        <w:commentReference w:id="68"/>
      </w:r>
      <w:r>
        <w:t>.</w:t>
      </w:r>
    </w:p>
    <w:p w14:paraId="7061437C" w14:textId="77777777" w:rsidR="00465CCB" w:rsidRDefault="00465CCB" w:rsidP="00465CCB">
      <w:pPr>
        <w:pStyle w:val="ListParagraph"/>
        <w:rPr>
          <w:ins w:id="69" w:author="Anna Lito Michala" w:date="2019-08-07T12:16:00Z"/>
        </w:rPr>
        <w:pPrChange w:id="70" w:author="Anna Lito Michala" w:date="2019-08-07T12:16:00Z">
          <w:pPr>
            <w:pStyle w:val="ListParagraph"/>
            <w:keepNext/>
            <w:keepLines/>
            <w:numPr>
              <w:numId w:val="18"/>
            </w:numPr>
            <w:ind w:left="360" w:hanging="360"/>
          </w:pPr>
        </w:pPrChange>
      </w:pPr>
    </w:p>
    <w:p w14:paraId="7FF91DF7" w14:textId="2A4E31E2" w:rsidR="00465CCB" w:rsidRDefault="00465CCB" w:rsidP="007C6D93">
      <w:pPr>
        <w:pStyle w:val="ListParagraph"/>
        <w:keepNext/>
        <w:keepLines/>
        <w:numPr>
          <w:ilvl w:val="0"/>
          <w:numId w:val="18"/>
        </w:numPr>
        <w:rPr>
          <w:ins w:id="71" w:author="Anna Lito Michala" w:date="2019-08-07T12:16:00Z"/>
        </w:rPr>
      </w:pPr>
      <w:commentRangeStart w:id="72"/>
      <w:ins w:id="73" w:author="Anna Lito Michala" w:date="2019-08-07T12:16:00Z">
        <w:r>
          <w:t>Develop the device</w:t>
        </w:r>
      </w:ins>
    </w:p>
    <w:p w14:paraId="6907B8B0" w14:textId="77777777" w:rsidR="00465CCB" w:rsidRDefault="00465CCB" w:rsidP="00465CCB">
      <w:pPr>
        <w:pStyle w:val="ListParagraph"/>
        <w:rPr>
          <w:ins w:id="74" w:author="Anna Lito Michala" w:date="2019-08-07T12:16:00Z"/>
        </w:rPr>
        <w:pPrChange w:id="75" w:author="Anna Lito Michala" w:date="2019-08-07T12:16:00Z">
          <w:pPr>
            <w:pStyle w:val="ListParagraph"/>
            <w:keepNext/>
            <w:keepLines/>
            <w:numPr>
              <w:numId w:val="18"/>
            </w:numPr>
            <w:ind w:left="360" w:hanging="360"/>
          </w:pPr>
        </w:pPrChange>
      </w:pPr>
    </w:p>
    <w:p w14:paraId="14DC7881" w14:textId="37F489D5" w:rsidR="00465CCB" w:rsidRDefault="00465CCB" w:rsidP="007C6D93">
      <w:pPr>
        <w:pStyle w:val="ListParagraph"/>
        <w:keepNext/>
        <w:keepLines/>
        <w:numPr>
          <w:ilvl w:val="0"/>
          <w:numId w:val="18"/>
        </w:numPr>
      </w:pPr>
      <w:ins w:id="76" w:author="Anna Lito Michala" w:date="2019-08-07T12:16:00Z">
        <w:r>
          <w:t xml:space="preserve">Test the device </w:t>
        </w:r>
        <w:commentRangeEnd w:id="72"/>
        <w:r>
          <w:rPr>
            <w:rStyle w:val="CommentReference"/>
            <w:rFonts w:eastAsia="Times New Roman"/>
            <w:lang w:eastAsia="en-GB"/>
          </w:rPr>
          <w:commentReference w:id="72"/>
        </w:r>
      </w:ins>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77" w:name="_Toc11075214"/>
      <w:bookmarkStart w:id="78" w:name="_Toc11959276"/>
      <w:bookmarkStart w:id="79" w:name="_Toc15564758"/>
      <w:r>
        <w:lastRenderedPageBreak/>
        <w:t>2</w:t>
      </w:r>
      <w:r w:rsidR="005A5914">
        <w:t xml:space="preserve">.0 </w:t>
      </w:r>
      <w:bookmarkEnd w:id="77"/>
      <w:r>
        <w:t>Literature Review</w:t>
      </w:r>
      <w:bookmarkEnd w:id="78"/>
      <w:bookmarkEnd w:id="79"/>
    </w:p>
    <w:p w14:paraId="7EC6DE3B" w14:textId="77777777" w:rsidR="005A5914" w:rsidRDefault="005A5914" w:rsidP="005A5914"/>
    <w:p w14:paraId="2E487FF6" w14:textId="3E86BD11" w:rsidR="00B332A5" w:rsidDel="003F0CA0" w:rsidRDefault="00B332A5" w:rsidP="005A5914">
      <w:pPr>
        <w:rPr>
          <w:del w:id="80" w:author="Anna Lito Michala" w:date="2019-08-07T12:23:00Z"/>
        </w:rPr>
      </w:pPr>
      <w:commentRangeStart w:id="81"/>
      <w:del w:id="82" w:author="Anna Lito Michala" w:date="2019-08-07T12:23:00Z">
        <w:r w:rsidDel="003F0CA0">
          <w:delText xml:space="preserve">This section covers the </w:delText>
        </w:r>
      </w:del>
      <w:del w:id="83" w:author="Anna Lito Michala" w:date="2019-08-07T12:19:00Z">
        <w:r w:rsidDel="00465CCB">
          <w:delText xml:space="preserve">overall </w:delText>
        </w:r>
      </w:del>
      <w:del w:id="84" w:author="Anna Lito Michala" w:date="2019-08-07T12:23:00Z">
        <w:r w:rsidDel="003F0CA0">
          <w:delText xml:space="preserve">Internet of Things architecture and the current security issues present in each layer. State of the art network and communication protocols are reviewed as well as security protocols to determine the most suitable </w:delText>
        </w:r>
      </w:del>
      <w:del w:id="85" w:author="Anna Lito Michala" w:date="2019-08-07T12:19:00Z">
        <w:r w:rsidDel="00465CCB">
          <w:delText xml:space="preserve">protocols </w:delText>
        </w:r>
      </w:del>
      <w:del w:id="86" w:author="Anna Lito Michala" w:date="2019-08-07T12:23:00Z">
        <w:r w:rsidDel="003F0CA0">
          <w:delText xml:space="preserve">for the proposed system. Various security threats are reviewed </w:delText>
        </w:r>
        <w:r w:rsidR="002E4ACF" w:rsidDel="003F0CA0">
          <w:delText>in order to understand the potential attacks</w:delText>
        </w:r>
      </w:del>
      <w:del w:id="87" w:author="Anna Lito Michala" w:date="2019-08-07T12:19:00Z">
        <w:r w:rsidR="002E4ACF" w:rsidDel="00465CCB">
          <w:delText xml:space="preserve"> that can be carried out on the system</w:delText>
        </w:r>
      </w:del>
      <w:del w:id="88" w:author="Anna Lito Michala" w:date="2019-08-07T12:23:00Z">
        <w:r w:rsidR="002E4ACF" w:rsidDel="003F0CA0">
          <w:delText>. Cybersecurity methods such as cryptography and salt hashing are reviewed to determine their suitability for the project. Finally, facial recognitions algorithms are reviewed with the computation limitations of the Raspberry Pi in mind.</w:delText>
        </w:r>
        <w:commentRangeEnd w:id="81"/>
        <w:r w:rsidR="00465CCB" w:rsidDel="003F0CA0">
          <w:rPr>
            <w:rStyle w:val="CommentReference"/>
          </w:rPr>
          <w:commentReference w:id="81"/>
        </w:r>
      </w:del>
    </w:p>
    <w:p w14:paraId="4AD83840" w14:textId="77777777" w:rsidR="003F0CA0" w:rsidRDefault="003F0CA0" w:rsidP="005A5914"/>
    <w:p w14:paraId="77AA1B34" w14:textId="5D137414" w:rsidR="00C95E31" w:rsidRDefault="00C95E31" w:rsidP="00C95E31">
      <w:r>
        <w:t>Raspberry Pi based home surveillance systems are not a new concept</w:t>
      </w:r>
      <w:del w:id="89" w:author="Anna Lito Michala" w:date="2019-08-07T12:21:00Z">
        <w:r w:rsidDel="00465CCB">
          <w:delText xml:space="preserve"> and have been created before</w:delText>
        </w:r>
      </w:del>
      <w:r>
        <w:t xml:space="preserve">. In a </w:t>
      </w:r>
      <w:del w:id="90" w:author="Anna Lito Michala" w:date="2019-08-07T12:21:00Z">
        <w:r w:rsidDel="00465CCB">
          <w:delText xml:space="preserve">recent </w:delText>
        </w:r>
      </w:del>
      <w:r>
        <w:t xml:space="preserve">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w:t>
      </w:r>
      <w:del w:id="91" w:author="Anna Lito Michala" w:date="2019-08-07T12:21:00Z">
        <w:r w:rsidDel="00465CCB">
          <w:delText xml:space="preserve">movement was </w:delText>
        </w:r>
      </w:del>
      <w:r>
        <w:t xml:space="preserve">detected. The </w:t>
      </w:r>
      <w:del w:id="92" w:author="Anna Lito Michala" w:date="2019-08-07T12:21:00Z">
        <w:r w:rsidDel="003F0CA0">
          <w:delText xml:space="preserve">issue </w:delText>
        </w:r>
      </w:del>
      <w:ins w:id="93" w:author="Anna Lito Michala" w:date="2019-08-07T12:21:00Z">
        <w:r w:rsidR="003F0CA0">
          <w:t xml:space="preserve">disadvantage of </w:t>
        </w:r>
      </w:ins>
      <w:del w:id="94" w:author="Anna Lito Michala" w:date="2019-08-07T12:21:00Z">
        <w:r w:rsidDel="003F0CA0">
          <w:delText xml:space="preserve">with </w:delText>
        </w:r>
      </w:del>
      <w:r>
        <w:t xml:space="preserve">this </w:t>
      </w:r>
      <w:del w:id="95" w:author="Anna Lito Michala" w:date="2019-08-07T12:21:00Z">
        <w:r w:rsidDel="003F0CA0">
          <w:delText xml:space="preserve">model </w:delText>
        </w:r>
      </w:del>
      <w:ins w:id="96" w:author="Anna Lito Michala" w:date="2019-08-07T12:21:00Z">
        <w:r w:rsidR="003F0CA0">
          <w:t xml:space="preserve">system </w:t>
        </w:r>
      </w:ins>
      <w:r>
        <w:t>is that there is no way to detect who is at the door and no categorisation of whether the individual is a threat or not. Animals or other movement could also trigger the sensor leading to a false alert</w:t>
      </w:r>
      <w:ins w:id="97" w:author="Anna Lito Michala" w:date="2019-08-07T12:22:00Z">
        <w:r w:rsidR="003F0CA0">
          <w:t>s</w:t>
        </w:r>
      </w:ins>
      <w:r>
        <w:t xml:space="preserve">. Finally, </w:t>
      </w:r>
      <w:r w:rsidRPr="00A01104">
        <w:t xml:space="preserve">the system uses email as a form of </w:t>
      </w:r>
      <w:del w:id="98" w:author="Anna Lito Michala" w:date="2019-08-07T12:22:00Z">
        <w:r w:rsidRPr="00A01104" w:rsidDel="003F0CA0">
          <w:delText xml:space="preserve">an </w:delText>
        </w:r>
      </w:del>
      <w:r w:rsidRPr="00A01104">
        <w:t xml:space="preserve">alert </w:t>
      </w:r>
      <w:del w:id="99" w:author="Anna Lito Michala" w:date="2019-08-07T12:22:00Z">
        <w:r w:rsidRPr="00A01104" w:rsidDel="003F0CA0">
          <w:delText xml:space="preserve">system </w:delText>
        </w:r>
      </w:del>
      <w:r w:rsidRPr="00A01104">
        <w:t xml:space="preserve">which is problematic as email can be accessed anywhere and offers little or no form </w:t>
      </w:r>
      <w:del w:id="100" w:author="Anna Lito Michala" w:date="2019-08-07T12:22:00Z">
        <w:r w:rsidRPr="00A01104" w:rsidDel="003F0CA0">
          <w:delText xml:space="preserve">of way </w:delText>
        </w:r>
      </w:del>
      <w:r w:rsidRPr="00A01104">
        <w:t xml:space="preserve">of </w:t>
      </w:r>
      <w:del w:id="101" w:author="Anna Lito Michala" w:date="2019-08-07T12:22:00Z">
        <w:r w:rsidRPr="00A01104" w:rsidDel="003F0CA0">
          <w:delText xml:space="preserve">verifying </w:delText>
        </w:r>
      </w:del>
      <w:ins w:id="102" w:author="Anna Lito Michala" w:date="2019-08-07T12:22:00Z">
        <w:r w:rsidR="003F0CA0">
          <w:t>authenticating the identity of</w:t>
        </w:r>
        <w:r w:rsidR="003F0CA0" w:rsidRPr="00A01104">
          <w:t xml:space="preserve"> </w:t>
        </w:r>
      </w:ins>
      <w:r w:rsidRPr="00A01104">
        <w:t>an individual</w:t>
      </w:r>
      <w:del w:id="103" w:author="Anna Lito Michala" w:date="2019-08-07T12:22:00Z">
        <w:r w:rsidRPr="00A01104" w:rsidDel="003F0CA0">
          <w:delText xml:space="preserve"> is who they say they are</w:delText>
        </w:r>
      </w:del>
      <w:r w:rsidRPr="00A01104">
        <w:t xml:space="preserv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63F2BD19" w14:textId="77777777" w:rsidR="003F0CA0" w:rsidRDefault="003F0CA0" w:rsidP="003F0CA0">
      <w:pPr>
        <w:rPr>
          <w:ins w:id="104" w:author="Anna Lito Michala" w:date="2019-08-07T12:23:00Z"/>
        </w:rPr>
      </w:pPr>
      <w:commentRangeStart w:id="105"/>
      <w:ins w:id="106" w:author="Anna Lito Michala" w:date="2019-08-07T12:23:00Z">
        <w:r>
          <w:t>This section covers the Internet of Things architecture and the current security issues present in each layer. State of the art network and communication protocols are reviewed as well as security protocols to determine the most suitable for the proposed system. Various security threats are reviewed in order to understand the potential attacks to the system. Cybersecurity methods such as cryptography and salt hashing are reviewed to determine their suitability for the project. Finally, facial recognitions algorithms are reviewed with the computation limitations of the Raspberry Pi in mind.</w:t>
        </w:r>
        <w:commentRangeEnd w:id="105"/>
        <w:r>
          <w:rPr>
            <w:rStyle w:val="CommentReference"/>
          </w:rPr>
          <w:commentReference w:id="105"/>
        </w:r>
      </w:ins>
    </w:p>
    <w:p w14:paraId="36022AB1" w14:textId="77777777" w:rsidR="005A5914" w:rsidRDefault="005A5914" w:rsidP="005A5914"/>
    <w:p w14:paraId="0C2CA19E" w14:textId="77777777" w:rsidR="005A5914" w:rsidRPr="006D2231" w:rsidRDefault="00E35EAF" w:rsidP="005A5914">
      <w:pPr>
        <w:pStyle w:val="Heading2"/>
      </w:pPr>
      <w:bookmarkStart w:id="107" w:name="_Toc11075218"/>
      <w:bookmarkStart w:id="108" w:name="_Toc11959277"/>
      <w:bookmarkStart w:id="109" w:name="_Toc15564759"/>
      <w:r>
        <w:t>2</w:t>
      </w:r>
      <w:r w:rsidR="007472E0">
        <w:t>.1</w:t>
      </w:r>
      <w:r w:rsidR="00B9395E">
        <w:t xml:space="preserve"> Internet of Things </w:t>
      </w:r>
      <w:r w:rsidR="005A5914">
        <w:t>Architecture</w:t>
      </w:r>
      <w:bookmarkEnd w:id="107"/>
      <w:bookmarkEnd w:id="108"/>
      <w:bookmarkEnd w:id="109"/>
    </w:p>
    <w:p w14:paraId="2740F1A8" w14:textId="77777777" w:rsidR="005A5914" w:rsidRDefault="005A5914" w:rsidP="005A5914"/>
    <w:p w14:paraId="018389E9" w14:textId="627954F9" w:rsidR="005A5914" w:rsidRDefault="005A5914" w:rsidP="005A5914">
      <w:r>
        <w:t xml:space="preserve">IoT security </w:t>
      </w:r>
      <w:del w:id="110" w:author="Anna Lito Michala" w:date="2019-08-07T12:25:00Z">
        <w:r w:rsidDel="003F0CA0">
          <w:delText xml:space="preserve">faces </w:delText>
        </w:r>
      </w:del>
      <w:ins w:id="111" w:author="Anna Lito Michala" w:date="2019-08-07T12:25:00Z">
        <w:r w:rsidR="003F0CA0">
          <w:t xml:space="preserve">must address </w:t>
        </w:r>
      </w:ins>
      <w:r>
        <w:t xml:space="preserve">three </w:t>
      </w:r>
      <w:r w:rsidR="002E4ACF">
        <w:t xml:space="preserve">main </w:t>
      </w:r>
      <w:r>
        <w:t xml:space="preserve">levels of architecture that can be attacked with malicious intent. As detailed in a </w:t>
      </w:r>
      <w:del w:id="112" w:author="Anna Lito Michala" w:date="2019-08-07T12:25:00Z">
        <w:r w:rsidDel="003F0CA0">
          <w:delText xml:space="preserve">recent </w:delText>
        </w:r>
      </w:del>
      <w:r>
        <w:t>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113" w:name="_Toc11075219"/>
      <w:bookmarkStart w:id="114" w:name="_Toc11959278"/>
      <w:bookmarkStart w:id="115" w:name="_Toc15564760"/>
      <w:r w:rsidRPr="0030131F">
        <w:t>2</w:t>
      </w:r>
      <w:r w:rsidR="007472E0" w:rsidRPr="0030131F">
        <w:t>.1</w:t>
      </w:r>
      <w:r w:rsidR="005A5914" w:rsidRPr="0030131F">
        <w:t>.1 Perception Layer</w:t>
      </w:r>
      <w:bookmarkEnd w:id="113"/>
      <w:bookmarkEnd w:id="114"/>
      <w:bookmarkEnd w:id="115"/>
    </w:p>
    <w:p w14:paraId="476CB77D" w14:textId="0933E529"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w:t>
      </w:r>
      <w:commentRangeStart w:id="116"/>
      <w:r>
        <w:t>As highlighted in the article mentioned previously</w:t>
      </w:r>
      <w:commentRangeEnd w:id="116"/>
      <w:r w:rsidR="003F0CA0">
        <w:rPr>
          <w:rStyle w:val="CommentReference"/>
        </w:rPr>
        <w:commentReference w:id="116"/>
      </w:r>
      <w:r>
        <w:t xml:space="preserve">, eavesdropping is definitely the most concerning security issue in this layer. Having unauthorised access to video footage is a serious breach of privacy. This is accomplished by taking advantage of insecure modes of </w:t>
      </w:r>
      <w:proofErr w:type="gramStart"/>
      <w:r>
        <w:t xml:space="preserve">transmission, </w:t>
      </w:r>
      <w:ins w:id="117" w:author="Anna Lito Michala" w:date="2019-08-07T12:29:00Z">
        <w:r w:rsidR="003F0CA0">
          <w:t>and</w:t>
        </w:r>
        <w:proofErr w:type="gramEnd"/>
        <w:r w:rsidR="003F0CA0">
          <w:t xml:space="preserve"> </w:t>
        </w:r>
      </w:ins>
      <w:r>
        <w:t xml:space="preserve">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118" w:name="_Toc11075220"/>
      <w:bookmarkStart w:id="119" w:name="_Toc11959279"/>
      <w:bookmarkStart w:id="120" w:name="_Toc15564761"/>
      <w:r>
        <w:lastRenderedPageBreak/>
        <w:t>2</w:t>
      </w:r>
      <w:r w:rsidR="007472E0">
        <w:t>.1</w:t>
      </w:r>
      <w:r w:rsidR="005A5914">
        <w:t>.2 Network Layer</w:t>
      </w:r>
      <w:bookmarkEnd w:id="118"/>
      <w:bookmarkEnd w:id="119"/>
      <w:bookmarkEnd w:id="120"/>
    </w:p>
    <w:p w14:paraId="09257BAC" w14:textId="661C76C6" w:rsidR="005A5914" w:rsidRDefault="005A5914" w:rsidP="005A5914">
      <w:pPr>
        <w:keepNext/>
        <w:keepLines/>
      </w:pPr>
      <w:r>
        <w:t xml:space="preserve">The network layer is responsible for the transmission of data, acting as a </w:t>
      </w:r>
      <w:del w:id="121" w:author="Anna Lito Michala" w:date="2019-08-07T12:30:00Z">
        <w:r w:rsidDel="003F0CA0">
          <w:delText xml:space="preserve">sort of </w:delText>
        </w:r>
      </w:del>
      <w:r>
        <w:t xml:space="preserve">bridge between the perception and application layer. This involves carrying and transmitting information </w:t>
      </w:r>
      <w:del w:id="122" w:author="Anna Lito Michala" w:date="2019-08-07T12:30:00Z">
        <w:r w:rsidDel="003F0CA0">
          <w:delText xml:space="preserve">using </w:delText>
        </w:r>
      </w:del>
      <w:r>
        <w:t xml:space="preserve">through a wireless network which poses a set of security </w:t>
      </w:r>
      <w:commentRangeStart w:id="123"/>
      <w:r>
        <w:t>challenges</w:t>
      </w:r>
      <w:commentRangeEnd w:id="123"/>
      <w:r w:rsidR="00022FE0">
        <w:rPr>
          <w:rStyle w:val="CommentReference"/>
        </w:rPr>
        <w:commentReference w:id="123"/>
      </w:r>
      <w:r>
        <w:t xml:space="preserve">. The layer acts as a </w:t>
      </w:r>
      <w:del w:id="124" w:author="Anna Lito Michala" w:date="2019-08-07T12:30:00Z">
        <w:r w:rsidDel="003F0CA0">
          <w:delText xml:space="preserve">sort of </w:delText>
        </w:r>
      </w:del>
      <w:r>
        <w:t xml:space="preserve">Central Nervous System for the whole </w:t>
      </w:r>
      <w:del w:id="125" w:author="Anna Lito Michala" w:date="2019-08-07T12:30:00Z">
        <w:r w:rsidDel="003F0CA0">
          <w:delText>network</w:delText>
        </w:r>
      </w:del>
      <w:ins w:id="126" w:author="Anna Lito Michala" w:date="2019-08-07T12:30:00Z">
        <w:r w:rsidR="003F0CA0">
          <w:t>system</w:t>
        </w:r>
      </w:ins>
      <w:r>
        <w:t>. In this scenario, the network layer consists of a standard wireless home network.</w:t>
      </w:r>
      <w:r w:rsidR="002E4ACF">
        <w:t xml:space="preserve"> Mainstream protocols such as Wi-Fi</w:t>
      </w:r>
      <w:ins w:id="127" w:author="Anna Lito Michala" w:date="2019-08-07T12:31:00Z">
        <w:r w:rsidR="003F0CA0">
          <w:t xml:space="preserve"> and ZigBee</w:t>
        </w:r>
      </w:ins>
      <w:r w:rsidR="002E4ACF">
        <w:t xml:space="preserve"> </w:t>
      </w:r>
      <w:del w:id="128" w:author="Anna Lito Michala" w:date="2019-08-07T12:30:00Z">
        <w:r w:rsidR="002E4ACF" w:rsidDel="003F0CA0">
          <w:delText xml:space="preserve">occur </w:delText>
        </w:r>
      </w:del>
      <w:ins w:id="129" w:author="Anna Lito Michala" w:date="2019-08-07T12:30:00Z">
        <w:r w:rsidR="003F0CA0">
          <w:t xml:space="preserve">are </w:t>
        </w:r>
      </w:ins>
      <w:ins w:id="130" w:author="Anna Lito Michala" w:date="2019-08-07T12:31:00Z">
        <w:r w:rsidR="003F0CA0">
          <w:t xml:space="preserve">often </w:t>
        </w:r>
      </w:ins>
      <w:ins w:id="131" w:author="Anna Lito Michala" w:date="2019-08-07T12:30:00Z">
        <w:r w:rsidR="003F0CA0">
          <w:t xml:space="preserve">used </w:t>
        </w:r>
      </w:ins>
      <w:r w:rsidR="002E4ACF">
        <w:t>at this layer, as well as lightweight protocols such as MQTT</w:t>
      </w:r>
      <w:del w:id="132" w:author="Anna Lito Michala" w:date="2019-08-07T12:31:00Z">
        <w:r w:rsidR="002E4ACF" w:rsidDel="003F0CA0">
          <w:delText xml:space="preserve"> and ZigBee</w:delText>
        </w:r>
      </w:del>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133" w:name="_Toc11959280"/>
      <w:bookmarkStart w:id="134" w:name="_Toc15564762"/>
      <w:r>
        <w:t>2</w:t>
      </w:r>
      <w:r w:rsidR="005A5914" w:rsidRPr="005B2C1A">
        <w:t>.</w:t>
      </w:r>
      <w:r w:rsidR="007472E0">
        <w:t>1</w:t>
      </w:r>
      <w:r w:rsidR="005A5914" w:rsidRPr="005B2C1A">
        <w:t>.3 Application Layer</w:t>
      </w:r>
      <w:bookmarkEnd w:id="133"/>
      <w:bookmarkEnd w:id="134"/>
    </w:p>
    <w:p w14:paraId="1C6E816F" w14:textId="4ACBCC6A" w:rsidR="005A5914" w:rsidRDefault="005A5914" w:rsidP="005A5914">
      <w:r>
        <w:t xml:space="preserve">This layer is used to define all applications that use </w:t>
      </w:r>
      <w:commentRangeStart w:id="135"/>
      <w:del w:id="136" w:author="Anna Lito Michala" w:date="2019-08-07T12:33:00Z">
        <w:r w:rsidDel="00022FE0">
          <w:delText>IoT technology</w:delText>
        </w:r>
      </w:del>
      <w:ins w:id="137" w:author="Anna Lito Michala" w:date="2019-08-07T12:33:00Z">
        <w:r w:rsidR="00022FE0">
          <w:t>the data generated at the perception layer</w:t>
        </w:r>
        <w:commentRangeEnd w:id="135"/>
        <w:r w:rsidR="00022FE0">
          <w:rPr>
            <w:rStyle w:val="CommentReference"/>
          </w:rPr>
          <w:commentReference w:id="135"/>
        </w:r>
      </w:ins>
      <w:r>
        <w:t xml:space="preserve">. Common examples of this layer include smart homes, smart cities, smart health etc. This layer utilises the data gained from the previous layers and allows the user </w:t>
      </w:r>
      <w:del w:id="138" w:author="Anna Lito Michala" w:date="2019-08-07T12:34:00Z">
        <w:r w:rsidDel="00022FE0">
          <w:delText>to use</w:delText>
        </w:r>
      </w:del>
      <w:ins w:id="139" w:author="Anna Lito Michala" w:date="2019-08-07T12:34:00Z">
        <w:r w:rsidR="00022FE0">
          <w:t>of</w:t>
        </w:r>
      </w:ins>
      <w:r>
        <w:t xml:space="preserve"> the application </w:t>
      </w:r>
      <w:del w:id="140" w:author="Anna Lito Michala" w:date="2019-08-07T12:34:00Z">
        <w:r w:rsidDel="00022FE0">
          <w:delText xml:space="preserve">and </w:delText>
        </w:r>
      </w:del>
      <w:ins w:id="141" w:author="Anna Lito Michala" w:date="2019-08-07T12:34:00Z">
        <w:r w:rsidR="00022FE0">
          <w:t xml:space="preserve">to </w:t>
        </w:r>
      </w:ins>
      <w:r>
        <w:t>enjoy its benefits. In this experiment the application layer would consist of the smart phone app used to operate the door and receive images/information from the security camera.</w:t>
      </w:r>
      <w:r w:rsidR="002E4ACF">
        <w:t xml:space="preserve"> The user interface of </w:t>
      </w:r>
      <w:del w:id="142" w:author="Anna Lito Michala" w:date="2019-08-07T12:35:00Z">
        <w:r w:rsidR="002E4ACF" w:rsidDel="00022FE0">
          <w:delText xml:space="preserve">any </w:delText>
        </w:r>
      </w:del>
      <w:ins w:id="143" w:author="Anna Lito Michala" w:date="2019-08-07T12:35:00Z">
        <w:r w:rsidR="00022FE0">
          <w:t xml:space="preserve">the </w:t>
        </w:r>
      </w:ins>
      <w:r w:rsidR="002E4ACF">
        <w:t xml:space="preserve">application </w:t>
      </w:r>
      <w:del w:id="144" w:author="Anna Lito Michala" w:date="2019-08-07T12:35:00Z">
        <w:r w:rsidR="002E4ACF" w:rsidDel="00022FE0">
          <w:delText xml:space="preserve">would </w:delText>
        </w:r>
      </w:del>
      <w:ins w:id="145" w:author="Anna Lito Michala" w:date="2019-08-07T12:35:00Z">
        <w:r w:rsidR="00022FE0">
          <w:t xml:space="preserve">is </w:t>
        </w:r>
      </w:ins>
      <w:r w:rsidR="002E4ACF">
        <w:t xml:space="preserve">always </w:t>
      </w:r>
      <w:del w:id="146" w:author="Anna Lito Michala" w:date="2019-08-07T12:35:00Z">
        <w:r w:rsidR="002E4ACF" w:rsidDel="00022FE0">
          <w:delText>be present at</w:delText>
        </w:r>
      </w:del>
      <w:ins w:id="147" w:author="Anna Lito Michala" w:date="2019-08-07T12:35:00Z">
        <w:r w:rsidR="00022FE0">
          <w:t>a significant component of</w:t>
        </w:r>
      </w:ins>
      <w:r w:rsidR="002E4ACF">
        <w:t xml:space="preserve">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136" cy="2648547"/>
                    </a:xfrm>
                    <a:prstGeom prst="rect">
                      <a:avLst/>
                    </a:prstGeom>
                  </pic:spPr>
                </pic:pic>
              </a:graphicData>
            </a:graphic>
          </wp:inline>
        </w:drawing>
      </w:r>
    </w:p>
    <w:p w14:paraId="53243E44" w14:textId="758FB372" w:rsidR="00C95E31" w:rsidRDefault="00C95E31" w:rsidP="00C95E31">
      <w:pPr>
        <w:pStyle w:val="Caption"/>
        <w:jc w:val="center"/>
      </w:pPr>
      <w:bookmarkStart w:id="148" w:name="_Toc11959211"/>
      <w:bookmarkStart w:id="149" w:name="_Toc14464762"/>
      <w:bookmarkStart w:id="150" w:name="_Toc14464869"/>
      <w:bookmarkStart w:id="151" w:name="_Toc15564689"/>
      <w:bookmarkStart w:id="152" w:name="_Toc11075225"/>
      <w:r>
        <w:t xml:space="preserve">Figure </w:t>
      </w:r>
      <w:fldSimple w:instr=" SEQ Figure \* ARABIC ">
        <w:r w:rsidR="00075556">
          <w:rPr>
            <w:noProof/>
          </w:rPr>
          <w:t>2</w:t>
        </w:r>
      </w:fldSimple>
      <w:r>
        <w:t>: IoT 3 layered architecture in relation to a home surveillance system</w:t>
      </w:r>
      <w:bookmarkEnd w:id="148"/>
      <w:bookmarkEnd w:id="149"/>
      <w:bookmarkEnd w:id="150"/>
      <w:bookmarkEnd w:id="151"/>
    </w:p>
    <w:p w14:paraId="30759CD5" w14:textId="77777777" w:rsidR="0030131F" w:rsidRDefault="0030131F" w:rsidP="0030131F"/>
    <w:p w14:paraId="2B0E60F6" w14:textId="77777777" w:rsidR="005A5914" w:rsidRDefault="00107D43" w:rsidP="005A5914">
      <w:pPr>
        <w:pStyle w:val="Heading2"/>
      </w:pPr>
      <w:bookmarkStart w:id="153" w:name="_Toc11959281"/>
      <w:bookmarkStart w:id="154" w:name="_Toc15564763"/>
      <w:r>
        <w:t>2</w:t>
      </w:r>
      <w:r w:rsidR="00260925">
        <w:t>.2</w:t>
      </w:r>
      <w:r w:rsidR="005A5914">
        <w:t xml:space="preserve"> Network </w:t>
      </w:r>
      <w:r w:rsidR="007472E0">
        <w:t>Communication</w:t>
      </w:r>
      <w:r w:rsidR="005A5914">
        <w:t xml:space="preserve"> Protocols</w:t>
      </w:r>
      <w:bookmarkEnd w:id="152"/>
      <w:bookmarkEnd w:id="153"/>
      <w:bookmarkEnd w:id="154"/>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628BBC0E" w:rsidR="00260925" w:rsidRDefault="00B64857" w:rsidP="005A5914">
      <w:r>
        <w:t xml:space="preserve">The </w:t>
      </w:r>
      <w:ins w:id="155" w:author="Anna Lito Michala" w:date="2019-08-07T12:36:00Z">
        <w:r w:rsidR="00022FE0">
          <w:t xml:space="preserve">following design requirements were identified for the </w:t>
        </w:r>
      </w:ins>
      <w:r>
        <w:t xml:space="preserve">network communication protocol </w:t>
      </w:r>
      <w:del w:id="156" w:author="Anna Lito Michala" w:date="2019-08-07T12:39:00Z">
        <w:r w:rsidDel="009C14F7">
          <w:delText>to be used</w:delText>
        </w:r>
      </w:del>
      <w:del w:id="157" w:author="Anna Lito Michala" w:date="2019-08-07T12:36:00Z">
        <w:r w:rsidDel="00022FE0">
          <w:delText xml:space="preserve"> will have the following attributes</w:delText>
        </w:r>
      </w:del>
      <w:r>
        <w:t>:</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17D5939B" w:rsidR="00C332A8" w:rsidRDefault="00C332A8" w:rsidP="005A5914">
      <w:pPr>
        <w:rPr>
          <w:ins w:id="158" w:author="Anna Lito Michala" w:date="2019-08-07T12:38:00Z"/>
        </w:rPr>
      </w:pPr>
    </w:p>
    <w:p w14:paraId="778C723A" w14:textId="2E6DE1B0" w:rsidR="009C14F7" w:rsidRDefault="009C14F7" w:rsidP="005A5914">
      <w:pPr>
        <w:rPr>
          <w:ins w:id="159" w:author="Anna Lito Michala" w:date="2019-08-07T12:39:00Z"/>
        </w:rPr>
      </w:pPr>
      <w:ins w:id="160" w:author="Anna Lito Michala" w:date="2019-08-07T12:38:00Z">
        <w:r>
          <w:t xml:space="preserve">The most commonly used protocols are reviewed </w:t>
        </w:r>
      </w:ins>
      <w:ins w:id="161" w:author="Anna Lito Michala" w:date="2019-08-07T12:39:00Z">
        <w:r>
          <w:t xml:space="preserve">in this section </w:t>
        </w:r>
      </w:ins>
      <w:ins w:id="162" w:author="Anna Lito Michala" w:date="2019-08-07T12:38:00Z">
        <w:r>
          <w:t xml:space="preserve">and </w:t>
        </w:r>
      </w:ins>
      <w:ins w:id="163" w:author="Anna Lito Michala" w:date="2019-08-07T12:39:00Z">
        <w:r>
          <w:t xml:space="preserve">critically analysed against these requirements to select the protocol to be used for </w:t>
        </w:r>
      </w:ins>
      <w:ins w:id="164" w:author="Anna Lito Michala" w:date="2019-08-07T12:40:00Z">
        <w:r>
          <w:t>in this thesis</w:t>
        </w:r>
      </w:ins>
      <w:ins w:id="165" w:author="Anna Lito Michala" w:date="2019-08-07T12:39:00Z">
        <w:r>
          <w:t>.</w:t>
        </w:r>
      </w:ins>
    </w:p>
    <w:p w14:paraId="37A225AA" w14:textId="77777777" w:rsidR="009C14F7" w:rsidRDefault="009C14F7" w:rsidP="005A5914"/>
    <w:p w14:paraId="486247D7" w14:textId="77777777" w:rsidR="005A5914" w:rsidRDefault="00107D43" w:rsidP="005A5914">
      <w:pPr>
        <w:pStyle w:val="Heading3"/>
      </w:pPr>
      <w:bookmarkStart w:id="166" w:name="_Toc11075226"/>
      <w:bookmarkStart w:id="167" w:name="_Toc11959282"/>
      <w:bookmarkStart w:id="168" w:name="_Toc15564764"/>
      <w:r>
        <w:t>2</w:t>
      </w:r>
      <w:r w:rsidR="00260925">
        <w:t>.2</w:t>
      </w:r>
      <w:r w:rsidR="005A5914">
        <w:t>.1 Bluetooth</w:t>
      </w:r>
      <w:bookmarkEnd w:id="166"/>
      <w:bookmarkEnd w:id="167"/>
      <w:bookmarkEnd w:id="168"/>
    </w:p>
    <w:p w14:paraId="7D6AED80" w14:textId="22068124" w:rsidR="005A5914" w:rsidRDefault="005A5914" w:rsidP="005A5914">
      <w:r>
        <w:t xml:space="preserve">Bluetooth is used to communicate between two devices within a short distance. It provides a layer of encryption by converting a message </w:t>
      </w:r>
      <w:del w:id="169" w:author="Anna Lito Michala" w:date="2019-08-07T12:41:00Z">
        <w:r w:rsidDel="00FF1C00">
          <w:delText xml:space="preserve">or data </w:delText>
        </w:r>
      </w:del>
      <w:r>
        <w:t xml:space="preserve">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receiv</w:t>
      </w:r>
      <w:ins w:id="170" w:author="Anna Lito Michala" w:date="2019-08-07T12:42:00Z">
        <w:r w:rsidR="00FF1C00">
          <w:t>er</w:t>
        </w:r>
      </w:ins>
      <w:del w:id="171" w:author="Anna Lito Michala" w:date="2019-08-07T12:42:00Z">
        <w:r w:rsidRPr="003F4127" w:rsidDel="00FF1C00">
          <w:delText>ed</w:delText>
        </w:r>
      </w:del>
      <w:r w:rsidRPr="003F4127">
        <w:t xml:space="preserve">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172" w:name="_Toc11075227"/>
      <w:bookmarkStart w:id="173" w:name="_Toc11959283"/>
      <w:bookmarkStart w:id="174" w:name="_Toc15564765"/>
      <w:r>
        <w:t>2</w:t>
      </w:r>
      <w:r w:rsidR="00260925">
        <w:t>.2</w:t>
      </w:r>
      <w:r w:rsidR="005A5914">
        <w:t>.2 W</w:t>
      </w:r>
      <w:bookmarkEnd w:id="172"/>
      <w:r w:rsidR="00AC4555">
        <w:t>i-Fi</w:t>
      </w:r>
      <w:bookmarkEnd w:id="173"/>
      <w:bookmarkEnd w:id="174"/>
    </w:p>
    <w:p w14:paraId="123AB903" w14:textId="6E17A75E" w:rsidR="005A5914" w:rsidRDefault="005A5914" w:rsidP="007472E0">
      <w:pPr>
        <w:keepNext/>
        <w:keepLines/>
      </w:pPr>
      <w:r>
        <w:t xml:space="preserve">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w:t>
      </w:r>
      <w:commentRangeStart w:id="175"/>
      <w:r>
        <w:t xml:space="preserve">MITM </w:t>
      </w:r>
      <w:commentRangeEnd w:id="175"/>
      <w:r w:rsidR="00200724">
        <w:rPr>
          <w:rStyle w:val="CommentReference"/>
        </w:rPr>
        <w:commentReference w:id="175"/>
      </w:r>
      <w:r>
        <w:t xml:space="preserve">attacks, sniffing </w:t>
      </w:r>
      <w:commentRangeStart w:id="176"/>
      <w:r>
        <w:t>etc</w:t>
      </w:r>
      <w:commentRangeEnd w:id="176"/>
      <w:r w:rsidR="00200724">
        <w:rPr>
          <w:rStyle w:val="CommentReference"/>
        </w:rPr>
        <w:commentReference w:id="176"/>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w:t>
      </w:r>
      <w:del w:id="177" w:author="Anna Lito Michala" w:date="2019-08-07T12:44:00Z">
        <w:r w:rsidR="003F4127" w:rsidDel="00200724">
          <w:delText xml:space="preserve">around </w:delText>
        </w:r>
      </w:del>
      <w:r w:rsidR="003F4127">
        <w:t>100 meters</w:t>
      </w:r>
      <w:r w:rsidR="00B9395E">
        <w:t xml:space="preserve"> </w:t>
      </w:r>
      <w:r w:rsidR="00B9395E" w:rsidRPr="003F4127">
        <w:t xml:space="preserve">(Lee, </w:t>
      </w:r>
      <w:proofErr w:type="spellStart"/>
      <w:r w:rsidR="00B9395E" w:rsidRPr="003F4127">
        <w:t>Su</w:t>
      </w:r>
      <w:proofErr w:type="spellEnd"/>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178" w:name="_Toc11959284"/>
      <w:bookmarkStart w:id="179" w:name="_Toc15564766"/>
      <w:r>
        <w:t>2.2.3</w:t>
      </w:r>
      <w:r w:rsidR="00EA63EC">
        <w:t xml:space="preserve"> ZigBee</w:t>
      </w:r>
      <w:bookmarkEnd w:id="178"/>
      <w:bookmarkEnd w:id="179"/>
    </w:p>
    <w:p w14:paraId="0498C951" w14:textId="60E07D0C" w:rsidR="005A5914" w:rsidRPr="00EA63EC" w:rsidRDefault="00EA63EC" w:rsidP="00EA63EC">
      <w:r w:rsidRPr="00EA63EC">
        <w:t xml:space="preserve">ZigBee is a communication protocol, which utilises small, low-power and </w:t>
      </w:r>
      <w:ins w:id="180" w:author="Anna Lito Michala" w:date="2019-08-07T12:44:00Z">
        <w:r w:rsidR="00200724">
          <w:t>low-</w:t>
        </w:r>
      </w:ins>
      <w:r w:rsidRPr="00EA63EC">
        <w:t xml:space="preserve">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t>
      </w:r>
      <w:del w:id="181" w:author="Anna Lito Michala" w:date="2019-08-07T12:48:00Z">
        <w:r w:rsidR="003F4127" w:rsidRPr="003F4127" w:rsidDel="00200724">
          <w:delText xml:space="preserve">with </w:delText>
        </w:r>
      </w:del>
      <w:ins w:id="182" w:author="Anna Lito Michala" w:date="2019-08-07T12:48:00Z">
        <w:r w:rsidR="00200724">
          <w:t>at</w:t>
        </w:r>
        <w:r w:rsidR="00200724" w:rsidRPr="003F4127">
          <w:t xml:space="preserve"> </w:t>
        </w:r>
      </w:ins>
      <w:del w:id="183" w:author="Anna Lito Michala" w:date="2019-08-07T12:48:00Z">
        <w:r w:rsidR="003F4127" w:rsidRPr="003F4127" w:rsidDel="00200724">
          <w:delText xml:space="preserve">a rate of </w:delText>
        </w:r>
      </w:del>
      <w:r w:rsidR="003F4127" w:rsidRPr="003F4127">
        <w:t xml:space="preserve">250Kb/s (Lee, Su and Shen, 2007), making it </w:t>
      </w:r>
      <w:ins w:id="184" w:author="Anna Lito Michala" w:date="2019-08-07T12:48:00Z">
        <w:r w:rsidR="00200724">
          <w:t xml:space="preserve">mostly </w:t>
        </w:r>
      </w:ins>
      <w:r w:rsidR="003F4127" w:rsidRPr="00F60016">
        <w:t>unsuitable for video transmission.</w:t>
      </w:r>
      <w:r w:rsidR="009A582F" w:rsidRPr="00F60016">
        <w:t xml:space="preserve"> The transmission range is rated between 10 and 100 meters.</w:t>
      </w:r>
      <w:r w:rsidR="00F60016" w:rsidRPr="00F60016">
        <w:t xml:space="preserve"> </w:t>
      </w:r>
      <w:del w:id="185" w:author="Anna Lito Michala" w:date="2019-08-07T12:45:00Z">
        <w:r w:rsidR="00F60016" w:rsidRPr="00F60016" w:rsidDel="00200724">
          <w:delText xml:space="preserve">In </w:delText>
        </w:r>
      </w:del>
      <w:ins w:id="186" w:author="Anna Lito Michala" w:date="2019-08-07T12:45:00Z">
        <w:r w:rsidR="00200724">
          <w:t>However,</w:t>
        </w:r>
        <w:r w:rsidR="00200724" w:rsidRPr="00F60016">
          <w:t xml:space="preserve"> </w:t>
        </w:r>
      </w:ins>
      <w:del w:id="187" w:author="Anna Lito Michala" w:date="2019-08-07T12:45:00Z">
        <w:r w:rsidR="00F60016" w:rsidRPr="00F60016" w:rsidDel="00200724">
          <w:delText>the paper (</w:delText>
        </w:r>
      </w:del>
      <w:proofErr w:type="spellStart"/>
      <w:r w:rsidR="00F60016" w:rsidRPr="00F60016">
        <w:t>Romashchenko</w:t>
      </w:r>
      <w:proofErr w:type="spellEnd"/>
      <w:r w:rsidR="00F60016" w:rsidRPr="00F60016">
        <w:t xml:space="preserve">, </w:t>
      </w:r>
      <w:ins w:id="188" w:author="Anna Lito Michala" w:date="2019-08-07T12:45:00Z">
        <w:r w:rsidR="00200724">
          <w:t>et.al. (</w:t>
        </w:r>
      </w:ins>
      <w:del w:id="189" w:author="Anna Lito Michala" w:date="2019-08-07T12:45:00Z">
        <w:r w:rsidR="00F60016" w:rsidRPr="00F60016" w:rsidDel="00200724">
          <w:delText xml:space="preserve">Brutscheck and Chmielewski, </w:delText>
        </w:r>
      </w:del>
      <w:r w:rsidR="00F60016" w:rsidRPr="00F60016">
        <w:t>2018)</w:t>
      </w:r>
      <w:r w:rsidR="00F60016">
        <w:t>,</w:t>
      </w:r>
      <w:ins w:id="190" w:author="Anna Lito Michala" w:date="2019-08-07T12:46:00Z">
        <w:r w:rsidR="00200724">
          <w:t xml:space="preserve"> present</w:t>
        </w:r>
      </w:ins>
      <w:r w:rsidR="00F60016">
        <w:t xml:space="preserve"> a secure surveillance system </w:t>
      </w:r>
      <w:del w:id="191" w:author="Anna Lito Michala" w:date="2019-08-07T12:48:00Z">
        <w:r w:rsidR="00F60016" w:rsidDel="00200724">
          <w:delText xml:space="preserve">was created </w:delText>
        </w:r>
      </w:del>
      <w:r w:rsidR="00F60016">
        <w:t>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192" w:name="_Toc15564767"/>
      <w:r>
        <w:t>2.2.4 H</w:t>
      </w:r>
      <w:r w:rsidR="00470118">
        <w:t>ART</w:t>
      </w:r>
      <w:bookmarkEnd w:id="192"/>
    </w:p>
    <w:p w14:paraId="4B963F1F" w14:textId="0320959C" w:rsidR="00B04F9F" w:rsidRDefault="00470118" w:rsidP="00127754">
      <w:pPr>
        <w:rPr>
          <w:ins w:id="193" w:author="Anna Lito Michala" w:date="2019-08-07T12:59:00Z"/>
        </w:rPr>
      </w:pPr>
      <w:bookmarkStart w:id="19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Is considered the global standards for digital communication across </w:t>
      </w:r>
      <w:del w:id="195" w:author="Anna Lito Michala" w:date="2019-08-07T12:49:00Z">
        <w:r w:rsidR="00971203" w:rsidRPr="00971203" w:rsidDel="00200724">
          <w:delText>analog</w:delText>
        </w:r>
      </w:del>
      <w:ins w:id="196" w:author="Anna Lito Michala" w:date="2019-08-07T12:49:00Z">
        <w:r w:rsidR="00200724" w:rsidRPr="00971203">
          <w:t>analogue</w:t>
        </w:r>
      </w:ins>
      <w:r w:rsidR="00971203" w:rsidRPr="00971203">
        <w:t xml:space="preserve"> wires between smart devices and monitoring/control systems (Instrumentation and Control Engineering, 2018).</w:t>
      </w:r>
    </w:p>
    <w:p w14:paraId="141835FA" w14:textId="77777777" w:rsidR="00A06453" w:rsidRDefault="00A06453" w:rsidP="00127754"/>
    <w:p w14:paraId="0098D381" w14:textId="34A76440" w:rsidR="00A06453" w:rsidRDefault="00A06453" w:rsidP="00A06453">
      <w:pPr>
        <w:pStyle w:val="Heading3"/>
        <w:rPr>
          <w:ins w:id="197" w:author="Anna Lito Michala" w:date="2019-08-07T12:59:00Z"/>
        </w:rPr>
        <w:pPrChange w:id="198" w:author="Anna Lito Michala" w:date="2019-08-07T12:59:00Z">
          <w:pPr>
            <w:keepNext/>
            <w:keepLines/>
          </w:pPr>
        </w:pPrChange>
      </w:pPr>
      <w:ins w:id="199" w:author="Anna Lito Michala" w:date="2019-08-07T13:00:00Z">
        <w:r>
          <w:t xml:space="preserve">2.2.5 </w:t>
        </w:r>
      </w:ins>
      <w:ins w:id="200" w:author="Anna Lito Michala" w:date="2019-08-07T12:59:00Z">
        <w:r>
          <w:t>Com</w:t>
        </w:r>
      </w:ins>
      <w:ins w:id="201" w:author="Anna Lito Michala" w:date="2019-08-07T13:00:00Z">
        <w:r>
          <w:t>parative Analysis</w:t>
        </w:r>
      </w:ins>
    </w:p>
    <w:p w14:paraId="0E3A6BDF" w14:textId="3442C553" w:rsidR="00200724" w:rsidRDefault="00200724" w:rsidP="00200724">
      <w:pPr>
        <w:keepNext/>
        <w:keepLines/>
        <w:rPr>
          <w:moveTo w:id="202" w:author="Anna Lito Michala" w:date="2019-08-07T12:50:00Z"/>
          <w:lang w:eastAsia="en-US"/>
        </w:rPr>
      </w:pPr>
      <w:moveToRangeStart w:id="203" w:author="Anna Lito Michala" w:date="2019-08-07T12:50:00Z" w:name="move16074637"/>
      <w:moveTo w:id="204" w:author="Anna Lito Michala" w:date="2019-08-07T12:50:00Z">
        <w:r>
          <w:rPr>
            <w:lang w:eastAsia="en-US"/>
          </w:rPr>
          <w:t xml:space="preserve">As shown </w:t>
        </w:r>
      </w:moveTo>
      <w:ins w:id="205" w:author="Anna Lito Michala" w:date="2019-08-07T12:51:00Z">
        <w:r>
          <w:rPr>
            <w:lang w:eastAsia="en-US"/>
          </w:rPr>
          <w:t xml:space="preserve">through the </w:t>
        </w:r>
      </w:ins>
      <w:moveTo w:id="206" w:author="Anna Lito Michala" w:date="2019-08-07T12:50:00Z">
        <w:del w:id="207" w:author="Anna Lito Michala" w:date="2019-08-07T12:51:00Z">
          <w:r w:rsidDel="00200724">
            <w:rPr>
              <w:lang w:eastAsia="en-US"/>
            </w:rPr>
            <w:delText xml:space="preserve">in the </w:delText>
          </w:r>
        </w:del>
        <w:r>
          <w:rPr>
            <w:lang w:eastAsia="en-US"/>
          </w:rPr>
          <w:t>comparative</w:t>
        </w:r>
      </w:moveTo>
      <w:ins w:id="208" w:author="Anna Lito Michala" w:date="2019-08-07T12:51:00Z">
        <w:r>
          <w:rPr>
            <w:lang w:eastAsia="en-US"/>
          </w:rPr>
          <w:t xml:space="preserve"> analysis in Table 1</w:t>
        </w:r>
      </w:ins>
      <w:moveTo w:id="209" w:author="Anna Lito Michala" w:date="2019-08-07T12:50:00Z">
        <w:del w:id="210" w:author="Anna Lito Michala" w:date="2019-08-07T12:51:00Z">
          <w:r w:rsidDel="00200724">
            <w:rPr>
              <w:lang w:eastAsia="en-US"/>
            </w:rPr>
            <w:delText xml:space="preserve"> table above</w:delText>
          </w:r>
        </w:del>
        <w:r>
          <w:rPr>
            <w:lang w:eastAsia="en-US"/>
          </w:rPr>
          <w:t>, Wi-Fi</w:t>
        </w:r>
      </w:moveTo>
      <w:ins w:id="211" w:author="Anna Lito Michala" w:date="2019-08-07T12:51:00Z">
        <w:r>
          <w:rPr>
            <w:lang w:eastAsia="en-US"/>
          </w:rPr>
          <w:t xml:space="preserve"> meets all the</w:t>
        </w:r>
      </w:ins>
      <w:ins w:id="212" w:author="Anna Lito Michala" w:date="2019-08-07T12:52:00Z">
        <w:r>
          <w:rPr>
            <w:lang w:eastAsia="en-US"/>
          </w:rPr>
          <w:t xml:space="preserve"> identified design</w:t>
        </w:r>
      </w:ins>
      <w:ins w:id="213" w:author="Anna Lito Michala" w:date="2019-08-07T12:51:00Z">
        <w:r>
          <w:rPr>
            <w:lang w:eastAsia="en-US"/>
          </w:rPr>
          <w:t xml:space="preserve"> requirements and </w:t>
        </w:r>
      </w:ins>
      <w:moveTo w:id="214" w:author="Anna Lito Michala" w:date="2019-08-07T12:50:00Z">
        <w:del w:id="215" w:author="Anna Lito Michala" w:date="2019-08-07T12:51:00Z">
          <w:r w:rsidDel="00200724">
            <w:rPr>
              <w:lang w:eastAsia="en-US"/>
            </w:rPr>
            <w:delText>,</w:delText>
          </w:r>
        </w:del>
        <w:r>
          <w:rPr>
            <w:lang w:eastAsia="en-US"/>
          </w:rPr>
          <w:t xml:space="preserve"> </w:t>
        </w:r>
        <w:del w:id="216" w:author="Anna Lito Michala" w:date="2019-08-07T12:52:00Z">
          <w:r w:rsidDel="00200724">
            <w:rPr>
              <w:lang w:eastAsia="en-US"/>
            </w:rPr>
            <w:delText>being</w:delText>
          </w:r>
        </w:del>
      </w:moveTo>
      <w:ins w:id="217" w:author="Anna Lito Michala" w:date="2019-08-07T12:52:00Z">
        <w:r>
          <w:rPr>
            <w:lang w:eastAsia="en-US"/>
          </w:rPr>
          <w:t>is</w:t>
        </w:r>
      </w:ins>
      <w:moveTo w:id="218" w:author="Anna Lito Michala" w:date="2019-08-07T12:50:00Z">
        <w:r>
          <w:rPr>
            <w:lang w:eastAsia="en-US"/>
          </w:rPr>
          <w:t xml:space="preserve"> the most commonly used form of network communication</w:t>
        </w:r>
      </w:moveTo>
      <w:ins w:id="219" w:author="Anna Lito Michala" w:date="2019-08-07T12:52:00Z">
        <w:r>
          <w:rPr>
            <w:lang w:eastAsia="en-US"/>
          </w:rPr>
          <w:t>. Thus</w:t>
        </w:r>
      </w:ins>
      <w:moveTo w:id="220" w:author="Anna Lito Michala" w:date="2019-08-07T12:50:00Z">
        <w:r>
          <w:rPr>
            <w:lang w:eastAsia="en-US"/>
          </w:rPr>
          <w:t>,</w:t>
        </w:r>
      </w:moveTo>
      <w:ins w:id="221" w:author="Anna Lito Michala" w:date="2019-08-07T12:52:00Z">
        <w:r>
          <w:rPr>
            <w:lang w:eastAsia="en-US"/>
          </w:rPr>
          <w:t xml:space="preserve"> it</w:t>
        </w:r>
      </w:ins>
      <w:moveTo w:id="222" w:author="Anna Lito Michala" w:date="2019-08-07T12:50:00Z">
        <w:r>
          <w:rPr>
            <w:lang w:eastAsia="en-US"/>
          </w:rPr>
          <w:t xml:space="preserve"> is most suitable for the </w:t>
        </w:r>
        <w:del w:id="223" w:author="Anna Lito Michala" w:date="2019-08-07T12:52:00Z">
          <w:r w:rsidDel="00200724">
            <w:rPr>
              <w:lang w:eastAsia="en-US"/>
            </w:rPr>
            <w:delText>experiment</w:delText>
          </w:r>
        </w:del>
      </w:moveTo>
      <w:ins w:id="224" w:author="Anna Lito Michala" w:date="2019-08-07T12:52:00Z">
        <w:r>
          <w:rPr>
            <w:lang w:eastAsia="en-US"/>
          </w:rPr>
          <w:t>system proposed in this thesis</w:t>
        </w:r>
      </w:ins>
      <w:moveTo w:id="225" w:author="Anna Lito Michala" w:date="2019-08-07T12:50:00Z">
        <w:r>
          <w:rPr>
            <w:lang w:eastAsia="en-US"/>
          </w:rPr>
          <w:t xml:space="preserve">. Being commonplace in homes along with its high range and fast data transmission feed, gives Wi-Fi a </w:t>
        </w:r>
        <w:del w:id="226" w:author="Anna Lito Michala" w:date="2019-08-07T12:53:00Z">
          <w:r w:rsidDel="00200724">
            <w:rPr>
              <w:lang w:eastAsia="en-US"/>
            </w:rPr>
            <w:delText>severe</w:delText>
          </w:r>
        </w:del>
      </w:moveTo>
      <w:ins w:id="227" w:author="Anna Lito Michala" w:date="2019-08-07T12:53:00Z">
        <w:r>
          <w:rPr>
            <w:lang w:eastAsia="en-US"/>
          </w:rPr>
          <w:t>significant</w:t>
        </w:r>
      </w:ins>
      <w:moveTo w:id="228" w:author="Anna Lito Michala" w:date="2019-08-07T12:50:00Z">
        <w:r>
          <w:rPr>
            <w:lang w:eastAsia="en-US"/>
          </w:rPr>
          <w:t xml:space="preserve"> advantage over its networking </w:t>
        </w:r>
        <w:commentRangeStart w:id="229"/>
        <w:r>
          <w:rPr>
            <w:lang w:eastAsia="en-US"/>
          </w:rPr>
          <w:t>counterparts</w:t>
        </w:r>
      </w:moveTo>
      <w:commentRangeEnd w:id="229"/>
      <w:r>
        <w:rPr>
          <w:rStyle w:val="CommentReference"/>
        </w:rPr>
        <w:commentReference w:id="229"/>
      </w:r>
      <w:moveTo w:id="230" w:author="Anna Lito Michala" w:date="2019-08-07T12:50:00Z">
        <w:r>
          <w:rPr>
            <w:lang w:eastAsia="en-US"/>
          </w:rPr>
          <w:t>.</w:t>
        </w:r>
      </w:moveTo>
    </w:p>
    <w:moveToRangeEnd w:id="203"/>
    <w:p w14:paraId="194F31E9" w14:textId="3006CFFE" w:rsidR="00200724" w:rsidRDefault="00200724" w:rsidP="00200724">
      <w:pPr>
        <w:rPr>
          <w:ins w:id="231" w:author="Anna Lito Michala" w:date="2019-08-07T12:51:00Z"/>
          <w:lang w:eastAsia="en-US"/>
        </w:rPr>
      </w:pPr>
    </w:p>
    <w:p w14:paraId="106616BF" w14:textId="37835E33" w:rsidR="00200724" w:rsidRDefault="00200724" w:rsidP="00200724">
      <w:pPr>
        <w:rPr>
          <w:ins w:id="232" w:author="Anna Lito Michala" w:date="2019-08-07T12:51:00Z"/>
          <w:lang w:eastAsia="en-US"/>
        </w:rPr>
      </w:pPr>
    </w:p>
    <w:p w14:paraId="45C1A8F0" w14:textId="77777777" w:rsidR="00200724" w:rsidRPr="00200724" w:rsidRDefault="00200724" w:rsidP="00200724">
      <w:pPr>
        <w:rPr>
          <w:lang w:eastAsia="en-US"/>
          <w:rPrChange w:id="233" w:author="Anna Lito Michala" w:date="2019-08-07T12:50:00Z">
            <w:rPr/>
          </w:rPrChange>
        </w:rPr>
        <w:pPrChange w:id="234" w:author="Anna Lito Michala" w:date="2019-08-07T12:50:00Z">
          <w:pPr>
            <w:pStyle w:val="Caption"/>
            <w:keepNext/>
          </w:pPr>
        </w:pPrChange>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2F20B3A5" w:rsidR="00F627B9" w:rsidRPr="00BA7569" w:rsidRDefault="00F627B9" w:rsidP="00F627B9">
            <w:pPr>
              <w:jc w:val="left"/>
              <w:rPr>
                <w:b w:val="0"/>
                <w:sz w:val="20"/>
                <w:szCs w:val="20"/>
              </w:rPr>
            </w:pPr>
            <w:r>
              <w:rPr>
                <w:b w:val="0"/>
                <w:sz w:val="20"/>
                <w:szCs w:val="20"/>
              </w:rPr>
              <w:t>Security</w:t>
            </w:r>
            <w:ins w:id="235" w:author="Anna Lito Michala" w:date="2019-08-07T12:49:00Z">
              <w:r w:rsidR="00200724">
                <w:rPr>
                  <w:b w:val="0"/>
                  <w:sz w:val="20"/>
                  <w:szCs w:val="20"/>
                </w:rPr>
                <w:t xml:space="preserve"> capable</w:t>
              </w:r>
            </w:ins>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41586629" w:rsidR="00B64857" w:rsidRDefault="00460F9F" w:rsidP="00460F9F">
      <w:pPr>
        <w:pStyle w:val="Caption"/>
        <w:jc w:val="center"/>
      </w:pPr>
      <w:bookmarkStart w:id="236" w:name="_Toc11959220"/>
      <w:bookmarkStart w:id="237" w:name="_Toc14464884"/>
      <w:r>
        <w:t xml:space="preserve">Table </w:t>
      </w:r>
      <w:fldSimple w:instr=" SEQ Table \* ARABIC ">
        <w:r w:rsidR="00190253">
          <w:rPr>
            <w:noProof/>
          </w:rPr>
          <w:t>1</w:t>
        </w:r>
      </w:fldSimple>
      <w:r w:rsidRPr="00755A6D">
        <w:t>: Comparison table of common IoT Network Communication Protocols</w:t>
      </w:r>
      <w:bookmarkEnd w:id="236"/>
      <w:bookmarkEnd w:id="237"/>
    </w:p>
    <w:p w14:paraId="672D72C6" w14:textId="77777777" w:rsidR="00800D2B" w:rsidRDefault="00800D2B" w:rsidP="00800D2B">
      <w:pPr>
        <w:rPr>
          <w:lang w:eastAsia="en-US"/>
        </w:rPr>
      </w:pPr>
    </w:p>
    <w:p w14:paraId="5598FBAE" w14:textId="28158DFD" w:rsidR="00C95E31" w:rsidDel="00200724" w:rsidRDefault="007868B7" w:rsidP="00577B12">
      <w:pPr>
        <w:keepNext/>
        <w:keepLines/>
        <w:rPr>
          <w:moveFrom w:id="238" w:author="Anna Lito Michala" w:date="2019-08-07T12:50:00Z"/>
          <w:lang w:eastAsia="en-US"/>
        </w:rPr>
      </w:pPr>
      <w:moveFromRangeStart w:id="239" w:author="Anna Lito Michala" w:date="2019-08-07T12:50:00Z" w:name="move16074637"/>
      <w:moveFrom w:id="240" w:author="Anna Lito Michala" w:date="2019-08-07T12:50:00Z">
        <w:r w:rsidDel="00200724">
          <w:rPr>
            <w:lang w:eastAsia="en-US"/>
          </w:rPr>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241" w:name="_Toc11959285"/>
      </w:moveFrom>
    </w:p>
    <w:moveFromRangeEnd w:id="239"/>
    <w:p w14:paraId="68FC35AC" w14:textId="77777777" w:rsidR="00C95E31" w:rsidRDefault="00C95E31" w:rsidP="00C95E31">
      <w:pPr>
        <w:rPr>
          <w:lang w:eastAsia="en-US"/>
        </w:rPr>
      </w:pPr>
    </w:p>
    <w:p w14:paraId="2EA4042B" w14:textId="77777777" w:rsidR="00C95E31" w:rsidRDefault="00107D43" w:rsidP="00C95E31">
      <w:pPr>
        <w:pStyle w:val="Heading2"/>
      </w:pPr>
      <w:bookmarkStart w:id="242" w:name="_Toc15564768"/>
      <w:r>
        <w:t>2</w:t>
      </w:r>
      <w:r w:rsidR="00260925">
        <w:t>.3</w:t>
      </w:r>
      <w:r w:rsidR="005A5914">
        <w:t xml:space="preserve"> Application </w:t>
      </w:r>
      <w:r w:rsidR="007472E0">
        <w:t>Communication</w:t>
      </w:r>
      <w:r w:rsidR="005A5914">
        <w:t xml:space="preserve"> Protocols</w:t>
      </w:r>
      <w:bookmarkEnd w:id="194"/>
      <w:bookmarkEnd w:id="241"/>
      <w:bookmarkEnd w:id="242"/>
      <w:r w:rsidR="005A5914">
        <w:t xml:space="preserve"> </w:t>
      </w:r>
      <w:bookmarkStart w:id="243" w:name="_Toc11075229"/>
      <w:bookmarkStart w:id="244" w:name="_Toc11959286"/>
    </w:p>
    <w:p w14:paraId="6540A2B0" w14:textId="19565746" w:rsidR="00C95E31" w:rsidRDefault="00C95E31" w:rsidP="00C95E31">
      <w:pPr>
        <w:rPr>
          <w:ins w:id="245" w:author="Anna Lito Michala" w:date="2019-08-07T13:00:00Z"/>
        </w:rPr>
      </w:pPr>
    </w:p>
    <w:p w14:paraId="205EC756" w14:textId="6360CDB5" w:rsidR="00A06453" w:rsidRDefault="00A06453" w:rsidP="00C95E31">
      <w:pPr>
        <w:rPr>
          <w:ins w:id="246" w:author="Anna Lito Michala" w:date="2019-08-07T13:02:00Z"/>
        </w:rPr>
      </w:pPr>
      <w:commentRangeStart w:id="247"/>
      <w:ins w:id="248" w:author="Anna Lito Michala" w:date="2019-08-07T13:00:00Z">
        <w:r>
          <w:t>This section</w:t>
        </w:r>
      </w:ins>
      <w:ins w:id="249" w:author="Anna Lito Michala" w:date="2019-08-07T13:03:00Z">
        <w:r>
          <w:t xml:space="preserve"> reviews</w:t>
        </w:r>
      </w:ins>
      <w:ins w:id="250" w:author="Anna Lito Michala" w:date="2019-08-07T13:00:00Z">
        <w:r>
          <w:t xml:space="preserve"> some of the most commonly used application c</w:t>
        </w:r>
      </w:ins>
      <w:ins w:id="251" w:author="Anna Lito Michala" w:date="2019-08-07T13:01:00Z">
        <w:r>
          <w:t>ommunication protocols</w:t>
        </w:r>
      </w:ins>
      <w:ins w:id="252" w:author="Anna Lito Michala" w:date="2019-08-07T13:03:00Z">
        <w:r>
          <w:t>.</w:t>
        </w:r>
      </w:ins>
      <w:ins w:id="253" w:author="Anna Lito Michala" w:date="2019-08-07T13:01:00Z">
        <w:r>
          <w:t xml:space="preserve"> </w:t>
        </w:r>
      </w:ins>
      <w:ins w:id="254" w:author="Anna Lito Michala" w:date="2019-08-07T13:03:00Z">
        <w:r>
          <w:t>These</w:t>
        </w:r>
      </w:ins>
      <w:ins w:id="255" w:author="Anna Lito Michala" w:date="2019-08-07T13:01:00Z">
        <w:r>
          <w:t xml:space="preserve"> are used within the application layer </w:t>
        </w:r>
      </w:ins>
      <w:ins w:id="256" w:author="Anna Lito Michala" w:date="2019-08-07T13:03:00Z">
        <w:r>
          <w:t xml:space="preserve">of the IoT architecture </w:t>
        </w:r>
      </w:ins>
      <w:ins w:id="257" w:author="Anna Lito Michala" w:date="2019-08-07T13:01:00Z">
        <w:r>
          <w:t xml:space="preserve">to allow microservices to communicate </w:t>
        </w:r>
      </w:ins>
      <w:ins w:id="258" w:author="Anna Lito Michala" w:date="2019-08-07T13:04:00Z">
        <w:r>
          <w:t xml:space="preserve">between them </w:t>
        </w:r>
      </w:ins>
      <w:ins w:id="259" w:author="Anna Lito Michala" w:date="2019-08-07T13:01:00Z">
        <w:r>
          <w:t xml:space="preserve">the </w:t>
        </w:r>
      </w:ins>
      <w:ins w:id="260" w:author="Anna Lito Michala" w:date="2019-08-07T13:02:00Z">
        <w:r>
          <w:t>acquired</w:t>
        </w:r>
      </w:ins>
      <w:ins w:id="261" w:author="Anna Lito Michala" w:date="2019-08-07T13:01:00Z">
        <w:r>
          <w:t xml:space="preserve"> and/or processed data </w:t>
        </w:r>
      </w:ins>
      <w:ins w:id="262" w:author="Anna Lito Michala" w:date="2019-08-07T13:04:00Z">
        <w:r>
          <w:t>for</w:t>
        </w:r>
      </w:ins>
      <w:ins w:id="263" w:author="Anna Lito Michala" w:date="2019-08-07T13:01:00Z">
        <w:r>
          <w:t xml:space="preserve"> </w:t>
        </w:r>
      </w:ins>
      <w:ins w:id="264" w:author="Anna Lito Michala" w:date="2019-08-07T13:02:00Z">
        <w:r>
          <w:t>higher levels of processing</w:t>
        </w:r>
      </w:ins>
      <w:ins w:id="265" w:author="Anna Lito Michala" w:date="2019-08-07T13:04:00Z">
        <w:r>
          <w:t xml:space="preserve"> or information inference</w:t>
        </w:r>
      </w:ins>
      <w:ins w:id="266" w:author="Anna Lito Michala" w:date="2019-08-07T13:02:00Z">
        <w:r>
          <w:t>.</w:t>
        </w:r>
        <w:commentRangeEnd w:id="247"/>
        <w:r>
          <w:rPr>
            <w:rStyle w:val="CommentReference"/>
          </w:rPr>
          <w:commentReference w:id="247"/>
        </w:r>
      </w:ins>
    </w:p>
    <w:p w14:paraId="7F59262E" w14:textId="77777777" w:rsidR="00A06453" w:rsidRDefault="00A06453" w:rsidP="00C95E31"/>
    <w:p w14:paraId="7BAE1532" w14:textId="77777777" w:rsidR="00C95E31" w:rsidRDefault="00107D43" w:rsidP="00C95E31">
      <w:pPr>
        <w:pStyle w:val="Heading3"/>
      </w:pPr>
      <w:bookmarkStart w:id="267" w:name="_Toc15564769"/>
      <w:r>
        <w:t>2</w:t>
      </w:r>
      <w:r w:rsidR="00260925">
        <w:t>.3</w:t>
      </w:r>
      <w:r w:rsidR="005A5914">
        <w:t>.1 Message Queue Telemetry Transport</w:t>
      </w:r>
      <w:bookmarkEnd w:id="243"/>
      <w:bookmarkEnd w:id="244"/>
      <w:bookmarkEnd w:id="267"/>
    </w:p>
    <w:p w14:paraId="60702882" w14:textId="364D4A0D" w:rsidR="00C95E31" w:rsidRDefault="005A5914" w:rsidP="00C95E31">
      <w:pPr>
        <w:rPr>
          <w:lang w:eastAsia="en-US"/>
        </w:rPr>
      </w:pPr>
      <w:r>
        <w:t xml:space="preserve">MQTT is the most commonly used application layer </w:t>
      </w:r>
      <w:ins w:id="268" w:author="Anna Lito Michala" w:date="2019-08-07T12:54:00Z">
        <w:r w:rsidR="00A06453">
          <w:t xml:space="preserve">communication </w:t>
        </w:r>
      </w:ins>
      <w:r>
        <w:t xml:space="preserve">protocol, being light weight and using a publish-subscribe model. The protocol is mainly used where a small code footprint is required i.e. sensor data and where </w:t>
      </w:r>
      <w:r w:rsidRPr="00200CBA">
        <w:t xml:space="preserve">bandwidth is limited. With the maximum amount of data </w:t>
      </w:r>
      <w:del w:id="269" w:author="Anna Lito Michala" w:date="2019-08-07T12:54:00Z">
        <w:r w:rsidRPr="00200CBA" w:rsidDel="00A06453">
          <w:delText xml:space="preserve">being </w:delText>
        </w:r>
      </w:del>
      <w:r w:rsidRPr="00200CBA">
        <w:t xml:space="preserve">transferred </w:t>
      </w:r>
      <w:ins w:id="270" w:author="Anna Lito Michala" w:date="2019-08-07T12:54:00Z">
        <w:r w:rsidR="00A06453" w:rsidRPr="00200CBA">
          <w:t xml:space="preserve">being </w:t>
        </w:r>
      </w:ins>
      <w:r w:rsidRPr="00200CBA">
        <w:t>256MB (</w:t>
      </w:r>
      <w:proofErr w:type="spellStart"/>
      <w:r w:rsidRPr="00200CBA">
        <w:t>Rastovich</w:t>
      </w:r>
      <w:proofErr w:type="spellEnd"/>
      <w:r w:rsidRPr="00200CBA">
        <w:t>, 2015)</w:t>
      </w:r>
      <w:ins w:id="271" w:author="Anna Lito Michala" w:date="2019-08-07T12:54:00Z">
        <w:r w:rsidR="00A06453">
          <w:t>,</w:t>
        </w:r>
      </w:ins>
      <w:del w:id="272" w:author="Anna Lito Michala" w:date="2019-08-07T12:54:00Z">
        <w:r w:rsidR="00F3466B" w:rsidRPr="00200CBA" w:rsidDel="00A06453">
          <w:delText>;</w:delText>
        </w:r>
      </w:del>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21F7A6DE" w14:textId="5CBED770" w:rsidR="00A06453" w:rsidRDefault="000A7056" w:rsidP="00C95E31">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commentRangeStart w:id="273"/>
      <w:commentRangeEnd w:id="273"/>
      <w:ins w:id="274" w:author="Anna Lito Michala" w:date="2019-08-07T12:57:00Z">
        <w:r w:rsidR="00A06453">
          <w:rPr>
            <w:rStyle w:val="CommentReference"/>
          </w:rPr>
          <w:commentReference w:id="273"/>
        </w:r>
      </w:ins>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8140" cy="2826451"/>
                    </a:xfrm>
                    <a:prstGeom prst="rect">
                      <a:avLst/>
                    </a:prstGeom>
                  </pic:spPr>
                </pic:pic>
              </a:graphicData>
            </a:graphic>
          </wp:inline>
        </w:drawing>
      </w:r>
    </w:p>
    <w:p w14:paraId="3372C0FC" w14:textId="46838AE4" w:rsidR="00A228B9" w:rsidRDefault="000216F2" w:rsidP="000216F2">
      <w:pPr>
        <w:pStyle w:val="Caption"/>
        <w:jc w:val="center"/>
      </w:pPr>
      <w:bookmarkStart w:id="275" w:name="_Toc11959212"/>
      <w:bookmarkStart w:id="276" w:name="_Toc14464763"/>
      <w:bookmarkStart w:id="277" w:name="_Toc14464870"/>
      <w:bookmarkStart w:id="278" w:name="_Toc15564690"/>
      <w:r>
        <w:t xml:space="preserve">Figure </w:t>
      </w:r>
      <w:fldSimple w:instr=" SEQ Figure \* ARABIC ">
        <w:r w:rsidR="00075556">
          <w:rPr>
            <w:noProof/>
          </w:rPr>
          <w:t>3</w:t>
        </w:r>
      </w:fldSimple>
      <w:r>
        <w:t>: MQTT Architecture using a Raspberry Pi as both a Publisher and Broker</w:t>
      </w:r>
      <w:bookmarkEnd w:id="275"/>
      <w:bookmarkEnd w:id="276"/>
      <w:bookmarkEnd w:id="277"/>
      <w:bookmarkEnd w:id="278"/>
    </w:p>
    <w:p w14:paraId="54624E2D" w14:textId="77777777" w:rsidR="00F80348" w:rsidRPr="00295224" w:rsidRDefault="00F80348" w:rsidP="00295224"/>
    <w:p w14:paraId="5A5DEAE3" w14:textId="77777777" w:rsidR="005A5914" w:rsidRDefault="00107D43" w:rsidP="005A5914">
      <w:pPr>
        <w:pStyle w:val="Heading3"/>
      </w:pPr>
      <w:bookmarkStart w:id="279" w:name="_Toc11075230"/>
      <w:bookmarkStart w:id="280" w:name="_Toc11959287"/>
      <w:bookmarkStart w:id="281" w:name="_Toc15564770"/>
      <w:r>
        <w:t>2</w:t>
      </w:r>
      <w:r w:rsidR="00260925">
        <w:t>.3</w:t>
      </w:r>
      <w:r w:rsidR="004F78FE">
        <w:t>.2</w:t>
      </w:r>
      <w:r w:rsidR="005A5914">
        <w:t xml:space="preserve"> Advance</w:t>
      </w:r>
      <w:r w:rsidR="000216F2">
        <w:t>d</w:t>
      </w:r>
      <w:r w:rsidR="005A5914">
        <w:t xml:space="preserve"> Message Queueing Protocol</w:t>
      </w:r>
      <w:bookmarkEnd w:id="279"/>
      <w:bookmarkEnd w:id="280"/>
      <w:bookmarkEnd w:id="281"/>
    </w:p>
    <w:p w14:paraId="6008FECC" w14:textId="55C50D69"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w:t>
      </w:r>
      <w:ins w:id="282" w:author="Anna Lito Michala" w:date="2019-08-07T13:05:00Z">
        <w:r w:rsidR="00477F4C">
          <w:t>/</w:t>
        </w:r>
      </w:ins>
      <w:del w:id="283" w:author="Anna Lito Michala" w:date="2019-08-07T13:05:00Z">
        <w:r w:rsidDel="00477F4C">
          <w:delText xml:space="preserve"> </w:delText>
        </w:r>
      </w:del>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ins w:id="284" w:author="Anna Lito Michala" w:date="2019-08-07T13:08:00Z">
        <w:r w:rsidR="00477F4C">
          <w:t xml:space="preserve"> (Figure 4)</w:t>
        </w:r>
      </w:ins>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 xml:space="preserve">based on headers or in a fan-out form. In terms of </w:t>
      </w:r>
      <w:del w:id="285" w:author="Anna Lito Michala" w:date="2019-08-07T13:07:00Z">
        <w:r w:rsidR="00F80348" w:rsidDel="00477F4C">
          <w:delText>Quality of Service</w:delText>
        </w:r>
      </w:del>
      <w:ins w:id="286" w:author="Anna Lito Michala" w:date="2019-08-07T13:07:00Z">
        <w:r w:rsidR="00477F4C">
          <w:t>QoS</w:t>
        </w:r>
      </w:ins>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2375"/>
                    </a:xfrm>
                    <a:prstGeom prst="rect">
                      <a:avLst/>
                    </a:prstGeom>
                  </pic:spPr>
                </pic:pic>
              </a:graphicData>
            </a:graphic>
          </wp:inline>
        </w:drawing>
      </w:r>
    </w:p>
    <w:p w14:paraId="6C340FA6" w14:textId="2D8AF54B" w:rsidR="00243CA0" w:rsidRPr="00577B12" w:rsidRDefault="00243CA0" w:rsidP="00577B12">
      <w:pPr>
        <w:pStyle w:val="Caption"/>
        <w:jc w:val="center"/>
      </w:pPr>
      <w:bookmarkStart w:id="287" w:name="_Toc11959213"/>
      <w:bookmarkStart w:id="288" w:name="_Toc14464764"/>
      <w:bookmarkStart w:id="289" w:name="_Toc14464871"/>
      <w:bookmarkStart w:id="290" w:name="_Toc15564691"/>
      <w:r>
        <w:t xml:space="preserve">Figure </w:t>
      </w:r>
      <w:fldSimple w:instr=" SEQ Figure \* ARABIC ">
        <w:r w:rsidR="00075556">
          <w:rPr>
            <w:noProof/>
          </w:rPr>
          <w:t>4</w:t>
        </w:r>
      </w:fldSimple>
      <w:r>
        <w:t>: Block diagram showing basic AMQP protocol process</w:t>
      </w:r>
      <w:bookmarkEnd w:id="287"/>
      <w:bookmarkEnd w:id="288"/>
      <w:bookmarkEnd w:id="289"/>
      <w:bookmarkEnd w:id="290"/>
    </w:p>
    <w:p w14:paraId="244937A3" w14:textId="77777777" w:rsidR="00CD148F" w:rsidRDefault="00BD2A9C" w:rsidP="00BD2A9C">
      <w:pPr>
        <w:pStyle w:val="Heading3"/>
      </w:pPr>
      <w:bookmarkStart w:id="291" w:name="_Toc11959288"/>
      <w:bookmarkStart w:id="292" w:name="_Toc15564771"/>
      <w:r>
        <w:lastRenderedPageBreak/>
        <w:t>2.3.3</w:t>
      </w:r>
      <w:r w:rsidR="00CD148F">
        <w:t xml:space="preserve"> Constrained Application Protocol</w:t>
      </w:r>
      <w:bookmarkEnd w:id="291"/>
      <w:bookmarkEnd w:id="292"/>
    </w:p>
    <w:p w14:paraId="27E82416" w14:textId="526E8E95"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t>
      </w:r>
      <w:del w:id="293" w:author="Anna Lito Michala" w:date="2019-08-07T13:08:00Z">
        <w:r w:rsidR="00DA2269" w:rsidDel="00477F4C">
          <w:delText xml:space="preserve">works </w:delText>
        </w:r>
      </w:del>
      <w:ins w:id="294" w:author="Anna Lito Michala" w:date="2019-08-07T13:08:00Z">
        <w:r w:rsidR="00477F4C">
          <w:t xml:space="preserve">is </w:t>
        </w:r>
      </w:ins>
      <w:r w:rsidR="00DA2269">
        <w:t xml:space="preserve">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commentRangeStart w:id="295"/>
      <w:r w:rsidR="00DA2269">
        <w:t xml:space="preserve">Quality of Service </w:t>
      </w:r>
      <w:commentRangeEnd w:id="295"/>
      <w:r w:rsidR="00477F4C">
        <w:rPr>
          <w:rStyle w:val="CommentReference"/>
        </w:rPr>
        <w:commentReference w:id="295"/>
      </w:r>
      <w:r w:rsidR="00DA2269">
        <w:t>architecture.</w:t>
      </w:r>
      <w:r w:rsidR="00B32643">
        <w:t xml:space="preserve"> Confirmable messages work by being acknowledged by the receiver via an ACK packet</w:t>
      </w:r>
      <w:ins w:id="296" w:author="Anna Lito Michala" w:date="2019-08-07T13:10:00Z">
        <w:r w:rsidR="00477F4C">
          <w:t xml:space="preserve"> (Figure 5)</w:t>
        </w:r>
      </w:ins>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962275"/>
                    </a:xfrm>
                    <a:prstGeom prst="rect">
                      <a:avLst/>
                    </a:prstGeom>
                  </pic:spPr>
                </pic:pic>
              </a:graphicData>
            </a:graphic>
          </wp:inline>
        </w:drawing>
      </w:r>
    </w:p>
    <w:p w14:paraId="039E24C5" w14:textId="37826181" w:rsidR="00577B12" w:rsidRDefault="0022114F" w:rsidP="00577B12">
      <w:pPr>
        <w:pStyle w:val="Caption"/>
        <w:jc w:val="center"/>
      </w:pPr>
      <w:bookmarkStart w:id="297" w:name="_Toc11959214"/>
      <w:bookmarkStart w:id="298" w:name="_Toc14464765"/>
      <w:bookmarkStart w:id="299" w:name="_Toc14464872"/>
      <w:bookmarkStart w:id="300" w:name="_Toc15564692"/>
      <w:r>
        <w:t xml:space="preserve">Figure </w:t>
      </w:r>
      <w:fldSimple w:instr=" SEQ Figure \* ARABIC ">
        <w:r w:rsidR="00075556">
          <w:rPr>
            <w:noProof/>
          </w:rPr>
          <w:t>5</w:t>
        </w:r>
      </w:fldSimple>
      <w:r>
        <w:t xml:space="preserve">: Block diagram showing a basic GET/Response between a </w:t>
      </w:r>
      <w:proofErr w:type="spellStart"/>
      <w:r>
        <w:t>CoAP</w:t>
      </w:r>
      <w:proofErr w:type="spellEnd"/>
      <w:r>
        <w:t xml:space="preserve"> Client &amp; Server</w:t>
      </w:r>
      <w:bookmarkStart w:id="301" w:name="_Toc11959289"/>
      <w:bookmarkEnd w:id="297"/>
      <w:bookmarkEnd w:id="298"/>
      <w:bookmarkEnd w:id="299"/>
      <w:bookmarkEnd w:id="300"/>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302" w:name="_Toc15564772"/>
      <w:r>
        <w:t>2</w:t>
      </w:r>
      <w:r w:rsidRPr="003C3232">
        <w:t>.3.4</w:t>
      </w:r>
      <w:r w:rsidR="00B64857" w:rsidRPr="003C3232">
        <w:t xml:space="preserve"> </w:t>
      </w:r>
      <w:proofErr w:type="spellStart"/>
      <w:r w:rsidR="00B64857" w:rsidRPr="003C3232">
        <w:t>R</w:t>
      </w:r>
      <w:bookmarkEnd w:id="301"/>
      <w:r w:rsidR="00021E53" w:rsidRPr="003C3232">
        <w:t>Edis</w:t>
      </w:r>
      <w:proofErr w:type="spellEnd"/>
      <w:r w:rsidR="00021E53" w:rsidRPr="003C3232">
        <w:t xml:space="preserve"> Serialization Protocol</w:t>
      </w:r>
      <w:bookmarkEnd w:id="302"/>
    </w:p>
    <w:p w14:paraId="70069DD4" w14:textId="6B43016A" w:rsidR="004F78FE" w:rsidRDefault="00021E53" w:rsidP="004F78FE">
      <w:r w:rsidRPr="003C3232">
        <w:t>RESP is an application protocol designed specifically for the Redis key-value database</w:t>
      </w:r>
      <w:r w:rsidR="003C3232" w:rsidRPr="003C3232">
        <w:t xml:space="preserve"> (Redis.io, n.d.)</w:t>
      </w:r>
      <w:r w:rsidRPr="003C3232">
        <w:t>. The main feature</w:t>
      </w:r>
      <w:r>
        <w:t xml:space="preserve"> of this protocol is its ability to serialize data types including strings, integers and arrays. </w:t>
      </w:r>
      <w:r w:rsidR="00D07E57">
        <w:t xml:space="preserve">Similar to MQTT </w:t>
      </w:r>
      <w:ins w:id="303" w:author="Anna Lito Michala" w:date="2019-08-07T13:10:00Z">
        <w:r w:rsidR="00477F4C">
          <w:t>and</w:t>
        </w:r>
      </w:ins>
      <w:del w:id="304" w:author="Anna Lito Michala" w:date="2019-08-07T13:10:00Z">
        <w:r w:rsidR="00D07E57" w:rsidDel="00477F4C">
          <w:delText>&amp;</w:delText>
        </w:r>
      </w:del>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w:t>
      </w:r>
      <w:commentRangeStart w:id="305"/>
      <w:r w:rsidR="00D07E57">
        <w:t>commands</w:t>
      </w:r>
      <w:commentRangeEnd w:id="305"/>
      <w:r w:rsidR="00477F4C">
        <w:rPr>
          <w:rStyle w:val="CommentReference"/>
        </w:rPr>
        <w:commentReference w:id="305"/>
      </w:r>
      <w:r w:rsidR="00D07E57">
        <w:t>.</w:t>
      </w:r>
    </w:p>
    <w:p w14:paraId="48E1B950" w14:textId="77777777" w:rsidR="00021E53" w:rsidRPr="004F78FE" w:rsidRDefault="00021E53" w:rsidP="004F78FE"/>
    <w:p w14:paraId="168F101A" w14:textId="7E58E93E" w:rsidR="00CD148F" w:rsidRDefault="00CD148F" w:rsidP="005A5914">
      <w:pPr>
        <w:rPr>
          <w:ins w:id="306" w:author="Anna Lito Michala" w:date="2019-08-07T13:11:00Z"/>
        </w:rPr>
      </w:pPr>
    </w:p>
    <w:p w14:paraId="33F8E610" w14:textId="6E9EB513" w:rsidR="00477F4C" w:rsidRDefault="00477F4C" w:rsidP="005A5914">
      <w:pPr>
        <w:rPr>
          <w:ins w:id="307" w:author="Anna Lito Michala" w:date="2019-08-07T13:11:00Z"/>
        </w:rPr>
      </w:pPr>
    </w:p>
    <w:p w14:paraId="59957BC2" w14:textId="56B9A402" w:rsidR="00477F4C" w:rsidRDefault="00477F4C" w:rsidP="005A5914">
      <w:pPr>
        <w:rPr>
          <w:ins w:id="308" w:author="Anna Lito Michala" w:date="2019-08-07T13:11:00Z"/>
        </w:rPr>
      </w:pPr>
    </w:p>
    <w:p w14:paraId="1BD54CFD" w14:textId="60F745D3" w:rsidR="00477F4C" w:rsidRPr="00477F4C" w:rsidRDefault="00477F4C" w:rsidP="00477F4C">
      <w:pPr>
        <w:pStyle w:val="Heading3"/>
        <w:rPr>
          <w:ins w:id="309" w:author="Anna Lito Michala" w:date="2019-08-07T13:11:00Z"/>
        </w:rPr>
        <w:pPrChange w:id="310" w:author="Anna Lito Michala" w:date="2019-08-07T13:12:00Z">
          <w:pPr/>
        </w:pPrChange>
      </w:pPr>
      <w:ins w:id="311" w:author="Anna Lito Michala" w:date="2019-08-07T13:12:00Z">
        <w:r>
          <w:lastRenderedPageBreak/>
          <w:t>2.3.5 Comparative Analysis</w:t>
        </w:r>
      </w:ins>
    </w:p>
    <w:p w14:paraId="639147C9" w14:textId="1AF003DD" w:rsidR="00477F4C" w:rsidRDefault="00477F4C" w:rsidP="00477F4C">
      <w:pPr>
        <w:rPr>
          <w:moveTo w:id="312" w:author="Anna Lito Michala" w:date="2019-08-07T13:11:00Z"/>
        </w:rPr>
      </w:pPr>
      <w:moveToRangeStart w:id="313" w:author="Anna Lito Michala" w:date="2019-08-07T13:11:00Z" w:name="move16075931"/>
      <w:moveTo w:id="314" w:author="Anna Lito Michala" w:date="2019-08-07T13:11:00Z">
        <w:r>
          <w:t xml:space="preserve">As shown in </w:t>
        </w:r>
      </w:moveTo>
      <w:commentRangeStart w:id="315"/>
      <w:ins w:id="316" w:author="Anna Lito Michala" w:date="2019-08-07T13:12:00Z">
        <w:r>
          <w:t>T</w:t>
        </w:r>
      </w:ins>
      <w:moveTo w:id="317" w:author="Anna Lito Michala" w:date="2019-08-07T13:11:00Z">
        <w:del w:id="318" w:author="Anna Lito Michala" w:date="2019-08-07T13:12:00Z">
          <w:r w:rsidDel="00477F4C">
            <w:delText>t</w:delText>
          </w:r>
        </w:del>
        <w:r>
          <w:t xml:space="preserve">able </w:t>
        </w:r>
      </w:moveTo>
      <w:commentRangeEnd w:id="315"/>
      <w:r>
        <w:rPr>
          <w:rStyle w:val="CommentReference"/>
        </w:rPr>
        <w:commentReference w:id="315"/>
      </w:r>
      <w:moveTo w:id="319" w:author="Anna Lito Michala" w:date="2019-08-07T13:11:00Z">
        <w:r>
          <w:t>2, MQTT seems to offer the most in terms of reliability of message delivery. Utilising QoS Level 2 has the guarantee the message is not lost</w:t>
        </w:r>
      </w:moveTo>
      <w:ins w:id="320" w:author="Anna Lito Michala" w:date="2019-08-07T13:16:00Z">
        <w:r w:rsidR="008234E3">
          <w:t>.</w:t>
        </w:r>
      </w:ins>
      <w:moveTo w:id="321" w:author="Anna Lito Michala" w:date="2019-08-07T13:11:00Z">
        <w:del w:id="322" w:author="Anna Lito Michala" w:date="2019-08-07T13:16:00Z">
          <w:r w:rsidDel="008234E3">
            <w:delText>,</w:delText>
          </w:r>
        </w:del>
        <w:r>
          <w:t xml:space="preserve"> </w:t>
        </w:r>
        <w:del w:id="323" w:author="Anna Lito Michala" w:date="2019-08-07T13:16:00Z">
          <w:r w:rsidDel="008234E3">
            <w:delText xml:space="preserve">whereas </w:delText>
          </w:r>
        </w:del>
      </w:moveTo>
      <w:ins w:id="324" w:author="Anna Lito Michala" w:date="2019-08-07T13:16:00Z">
        <w:r w:rsidR="008234E3">
          <w:t>T</w:t>
        </w:r>
      </w:ins>
      <w:moveTo w:id="325" w:author="Anna Lito Michala" w:date="2019-08-07T13:11:00Z">
        <w:del w:id="326" w:author="Anna Lito Michala" w:date="2019-08-07T13:16:00Z">
          <w:r w:rsidDel="008234E3">
            <w:delText>t</w:delText>
          </w:r>
        </w:del>
        <w:proofErr w:type="gramStart"/>
        <w:r>
          <w:t>he</w:t>
        </w:r>
        <w:proofErr w:type="gramEnd"/>
        <w:r>
          <w:t xml:space="preserve"> other protocols offer no such service, with </w:t>
        </w:r>
        <w:proofErr w:type="spellStart"/>
        <w:r>
          <w:t>CoAP</w:t>
        </w:r>
        <w:proofErr w:type="spellEnd"/>
        <w:r>
          <w:t xml:space="preserve"> and AMQP only offering the equivalent to </w:t>
        </w:r>
        <w:del w:id="327" w:author="Anna Lito Michala" w:date="2019-08-07T13:16:00Z">
          <w:r w:rsidDel="008234E3">
            <w:delText xml:space="preserve">a </w:delText>
          </w:r>
        </w:del>
        <w:r>
          <w:t>Level 1 QoS</w:t>
        </w:r>
        <w:del w:id="328" w:author="Anna Lito Michala" w:date="2019-08-07T13:16:00Z">
          <w:r w:rsidDel="008234E3">
            <w:delText xml:space="preserve"> service</w:delText>
          </w:r>
        </w:del>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 xml:space="preserve">perform better with overall less latency compared to </w:t>
        </w:r>
        <w:del w:id="329" w:author="Anna Lito Michala" w:date="2019-08-07T13:17:00Z">
          <w:r w:rsidRPr="00295224" w:rsidDel="008234E3">
            <w:delText xml:space="preserve">its </w:delText>
          </w:r>
        </w:del>
        <w:r w:rsidRPr="00295224">
          <w:t xml:space="preserve">AMQP </w:t>
        </w:r>
        <w:del w:id="330" w:author="Anna Lito Michala" w:date="2019-08-07T13:17:00Z">
          <w:r w:rsidRPr="00295224" w:rsidDel="008234E3">
            <w:delText xml:space="preserve">counterpart </w:delText>
          </w:r>
        </w:del>
        <w:r w:rsidRPr="00295224">
          <w:t>(</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w:t>
        </w:r>
      </w:moveTo>
      <w:ins w:id="331" w:author="Anna Lito Michala" w:date="2019-08-07T13:17:00Z">
        <w:r w:rsidR="008234E3">
          <w:t xml:space="preserve">selected </w:t>
        </w:r>
      </w:ins>
      <w:moveTo w:id="332" w:author="Anna Lito Michala" w:date="2019-08-07T13:11:00Z">
        <w:del w:id="333" w:author="Anna Lito Michala" w:date="2019-08-07T13:17:00Z">
          <w:r w:rsidDel="008234E3">
            <w:delText>given</w:delText>
          </w:r>
        </w:del>
      </w:moveTo>
      <w:ins w:id="334" w:author="Anna Lito Michala" w:date="2019-08-07T13:17:00Z">
        <w:r w:rsidR="008234E3">
          <w:t>design</w:t>
        </w:r>
      </w:ins>
      <w:moveTo w:id="335" w:author="Anna Lito Michala" w:date="2019-08-07T13:11:00Z">
        <w:r>
          <w:t xml:space="preserve"> requirements</w:t>
        </w:r>
      </w:moveTo>
      <w:ins w:id="336" w:author="Anna Lito Michala" w:date="2019-08-07T13:17:00Z">
        <w:r w:rsidR="008234E3">
          <w:t xml:space="preserve"> presented in Table 2</w:t>
        </w:r>
      </w:ins>
      <w:moveTo w:id="337" w:author="Anna Lito Michala" w:date="2019-08-07T13:11:00Z">
        <w:r>
          <w:t>.</w:t>
        </w:r>
      </w:moveTo>
    </w:p>
    <w:moveToRangeEnd w:id="313"/>
    <w:p w14:paraId="2AD5B519" w14:textId="77777777" w:rsidR="00477F4C" w:rsidRDefault="00477F4C"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626B96C0" w:rsidR="00B32643" w:rsidDel="008234E3" w:rsidRDefault="00460F9F" w:rsidP="00577B12">
      <w:pPr>
        <w:pStyle w:val="Caption"/>
        <w:keepNext/>
        <w:keepLines/>
        <w:jc w:val="center"/>
        <w:rPr>
          <w:del w:id="338" w:author="Anna Lito Michala" w:date="2019-08-07T13:18:00Z"/>
        </w:rPr>
      </w:pPr>
      <w:bookmarkStart w:id="339" w:name="_Toc11959221"/>
      <w:bookmarkStart w:id="340" w:name="_Toc14464885"/>
      <w:r>
        <w:t>Table</w:t>
      </w:r>
      <w:r w:rsidR="008A2B04">
        <w:t xml:space="preserve"> </w:t>
      </w:r>
      <w:fldSimple w:instr=" SEQ Table \* ARABIC ">
        <w:r w:rsidR="00190253">
          <w:rPr>
            <w:noProof/>
          </w:rPr>
          <w:t>2</w:t>
        </w:r>
      </w:fldSimple>
      <w:r>
        <w:t>: Table highlighting features of most common IoT Application Communication Protocols</w:t>
      </w:r>
      <w:bookmarkEnd w:id="339"/>
      <w:bookmarkEnd w:id="340"/>
    </w:p>
    <w:p w14:paraId="467A0700" w14:textId="77777777" w:rsidR="00460F9F" w:rsidRPr="00460F9F" w:rsidRDefault="00460F9F" w:rsidP="008234E3">
      <w:pPr>
        <w:pStyle w:val="Caption"/>
        <w:keepNext/>
        <w:keepLines/>
        <w:jc w:val="center"/>
        <w:pPrChange w:id="341" w:author="Anna Lito Michala" w:date="2019-08-07T13:18:00Z">
          <w:pPr/>
        </w:pPrChange>
      </w:pPr>
    </w:p>
    <w:p w14:paraId="526B587A" w14:textId="3438B3DD" w:rsidR="00DC7FAF" w:rsidDel="008234E3" w:rsidRDefault="009A03E0" w:rsidP="005A5914">
      <w:pPr>
        <w:rPr>
          <w:del w:id="342" w:author="Anna Lito Michala" w:date="2019-08-07T13:18:00Z"/>
          <w:moveFrom w:id="343" w:author="Anna Lito Michala" w:date="2019-08-07T13:11:00Z"/>
        </w:rPr>
      </w:pPr>
      <w:moveFromRangeStart w:id="344" w:author="Anna Lito Michala" w:date="2019-08-07T13:11:00Z" w:name="move16075931"/>
      <w:moveFrom w:id="345" w:author="Anna Lito Michala" w:date="2019-08-07T13:11:00Z">
        <w:r w:rsidDel="00477F4C">
          <w:t>As shown in table 2, MQTT seems to offer the most in terms of reliability of message delivery. Utilising QoS Level 2 has the guarantee the message is not lost, whereas the other protocols offer no such service, with CoAP and AMQP only offering the equivalent to a Level 1 QoS service. Transport protocol is also a consideration when selecting a communication protocol, as TCP is much more reliable than its UDP counterpart.</w:t>
        </w:r>
        <w:r w:rsidRPr="009A03E0" w:rsidDel="00477F4C">
          <w:t xml:space="preserve"> </w:t>
        </w:r>
        <w:r w:rsidDel="00477F4C">
          <w:t xml:space="preserve">It was also shown when it comes to sending small bytes of data similar to the payloads of most IoT devices, MQTT appears to </w:t>
        </w:r>
        <w:r w:rsidRPr="00295224" w:rsidDel="00477F4C">
          <w:t>perform better with overall less latency compared to its AMQP counterpart (Sreeraj and Kumar, 2018).</w:t>
        </w:r>
        <w:r w:rsidDel="00477F4C">
          <w:t xml:space="preserve"> </w:t>
        </w:r>
        <w:r w:rsidR="00FE49A4" w:rsidDel="00477F4C">
          <w:t>In contrast</w:t>
        </w:r>
        <w:r w:rsidDel="00477F4C">
          <w:t>, a recent comparison study</w:t>
        </w:r>
        <w:r w:rsidR="00BD2A9C" w:rsidRPr="00BD2A9C" w:rsidDel="00477F4C">
          <w:t xml:space="preserve"> found that out of all the common IoT communication protocols, MQTT was scored on the lowest in terms of security (Naik, 2017).</w:t>
        </w:r>
        <w:r w:rsidDel="00477F4C">
          <w:t xml:space="preserve"> This suggests that that SMQTT is the preferred choice for a home security </w:t>
        </w:r>
        <w:r w:rsidR="00FE49A4" w:rsidDel="00477F4C">
          <w:t>system,</w:t>
        </w:r>
        <w:r w:rsidDel="00477F4C">
          <w:t xml:space="preserve"> as this protocol would meet all the given requirements</w:t>
        </w:r>
        <w:del w:id="346" w:author="Anna Lito Michala" w:date="2019-08-07T13:18:00Z">
          <w:r w:rsidDel="008234E3">
            <w:delText>.</w:delText>
          </w:r>
        </w:del>
      </w:moveFrom>
    </w:p>
    <w:moveFromRangeEnd w:id="344"/>
    <w:p w14:paraId="7B2E131D" w14:textId="77777777" w:rsidR="001123FC" w:rsidDel="008234E3" w:rsidRDefault="001123FC" w:rsidP="005A5914">
      <w:pPr>
        <w:rPr>
          <w:del w:id="347" w:author="Anna Lito Michala" w:date="2019-08-07T13:17:00Z"/>
        </w:rPr>
      </w:pPr>
    </w:p>
    <w:p w14:paraId="31A034B9" w14:textId="77777777" w:rsidR="009A03E0" w:rsidDel="008234E3" w:rsidRDefault="009A03E0" w:rsidP="005A5914">
      <w:pPr>
        <w:rPr>
          <w:del w:id="348" w:author="Anna Lito Michala" w:date="2019-08-07T13:17:00Z"/>
        </w:rPr>
      </w:pPr>
    </w:p>
    <w:p w14:paraId="6A137A57" w14:textId="04D1017E" w:rsidR="00C240F5" w:rsidRDefault="00C240F5" w:rsidP="008234E3">
      <w:pPr>
        <w:tabs>
          <w:tab w:val="left" w:pos="1933"/>
        </w:tabs>
        <w:spacing w:line="276" w:lineRule="auto"/>
        <w:ind w:right="284"/>
        <w:rPr>
          <w:rFonts w:eastAsiaTheme="majorEastAsia" w:cstheme="majorBidi"/>
          <w:sz w:val="30"/>
          <w:szCs w:val="26"/>
        </w:rPr>
        <w:pPrChange w:id="349" w:author="Anna Lito Michala" w:date="2019-08-07T13:18:00Z">
          <w:pPr>
            <w:spacing w:line="276" w:lineRule="auto"/>
            <w:ind w:left="284" w:right="284"/>
          </w:pPr>
        </w:pPrChange>
      </w:pPr>
      <w:del w:id="350" w:author="Anna Lito Michala" w:date="2019-08-07T13:17:00Z">
        <w:r w:rsidDel="008234E3">
          <w:br w:type="page"/>
        </w:r>
      </w:del>
      <w:ins w:id="351" w:author="Anna Lito Michala" w:date="2019-08-07T13:18:00Z">
        <w:r w:rsidR="008234E3">
          <w:tab/>
        </w:r>
        <w:commentRangeStart w:id="352"/>
        <w:commentRangeEnd w:id="352"/>
        <w:r w:rsidR="008234E3">
          <w:rPr>
            <w:rStyle w:val="CommentReference"/>
          </w:rPr>
          <w:commentReference w:id="352"/>
        </w:r>
      </w:ins>
    </w:p>
    <w:p w14:paraId="08495358" w14:textId="77777777" w:rsidR="00D63DC1" w:rsidRDefault="00C95355" w:rsidP="00C95355">
      <w:pPr>
        <w:pStyle w:val="Heading2"/>
      </w:pPr>
      <w:bookmarkStart w:id="353" w:name="_Toc11959290"/>
      <w:bookmarkStart w:id="354" w:name="_Toc15564773"/>
      <w:r>
        <w:t>2.4 Data Exchange Formats</w:t>
      </w:r>
      <w:bookmarkEnd w:id="353"/>
      <w:bookmarkEnd w:id="354"/>
    </w:p>
    <w:p w14:paraId="000F147D" w14:textId="77777777" w:rsidR="00D63DC1" w:rsidRDefault="00D63DC1" w:rsidP="00D63DC1"/>
    <w:p w14:paraId="5D91B7C1" w14:textId="31B41EF1"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(Al-Fuqaha et al., 2015)</w:t>
      </w:r>
      <w:r w:rsidR="004427EC">
        <w:t xml:space="preserve">, with there being multiple data formats currently </w:t>
      </w:r>
      <w:del w:id="355" w:author="Anna Lito Michala" w:date="2019-08-07T13:21:00Z">
        <w:r w:rsidR="004427EC" w:rsidDel="008234E3">
          <w:delText xml:space="preserve">being </w:delText>
        </w:r>
      </w:del>
      <w:r w:rsidR="004427EC">
        <w:t>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356" w:name="_Toc11959291"/>
      <w:bookmarkStart w:id="357" w:name="_Toc15564774"/>
      <w:r>
        <w:t>2.4.1 XML</w:t>
      </w:r>
      <w:bookmarkEnd w:id="356"/>
      <w:bookmarkEnd w:id="357"/>
    </w:p>
    <w:p w14:paraId="1A7C2261" w14:textId="5E8BD402" w:rsidR="00026D7D" w:rsidRDefault="00026D7D" w:rsidP="00026D7D">
      <w:r>
        <w:t>XML, published in 1996, is one of the oldest data exchange formats</w:t>
      </w:r>
      <w:r w:rsidR="007774BA">
        <w:t xml:space="preserve"> created by W3C. It was designed to be used over the internet and</w:t>
      </w:r>
      <w:ins w:id="358" w:author="Anna Lito Michala" w:date="2019-08-07T13:22:00Z">
        <w:r w:rsidR="008234E3">
          <w:t xml:space="preserve"> remain</w:t>
        </w:r>
      </w:ins>
      <w:r w:rsidR="007774BA">
        <w:t xml:space="preserve">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D3A05A8" w:rsidR="00026D7D" w:rsidRDefault="009A7CEA" w:rsidP="009A7CEA">
      <w:pPr>
        <w:pStyle w:val="Caption"/>
        <w:jc w:val="center"/>
      </w:pPr>
      <w:bookmarkStart w:id="359" w:name="_Toc11959215"/>
      <w:bookmarkStart w:id="360" w:name="_Toc14464766"/>
      <w:bookmarkStart w:id="361" w:name="_Toc14464873"/>
      <w:bookmarkStart w:id="362" w:name="_Toc15564693"/>
      <w:r>
        <w:t xml:space="preserve">Figure </w:t>
      </w:r>
      <w:fldSimple w:instr=" SEQ Figure \* ARABIC ">
        <w:r w:rsidR="00075556">
          <w:rPr>
            <w:noProof/>
          </w:rPr>
          <w:t>6</w:t>
        </w:r>
      </w:fldSimple>
      <w:r>
        <w:t xml:space="preserve">: </w:t>
      </w:r>
      <w:r w:rsidR="00C25186">
        <w:t>Code Snippet showing basic XML Schema</w:t>
      </w:r>
      <w:bookmarkEnd w:id="359"/>
      <w:bookmarkEnd w:id="360"/>
      <w:bookmarkEnd w:id="361"/>
      <w:bookmarkEnd w:id="362"/>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363" w:name="_Toc11959292"/>
      <w:bookmarkStart w:id="364" w:name="_Toc15564775"/>
      <w:r>
        <w:t>2.4.2</w:t>
      </w:r>
      <w:r w:rsidR="004427EC">
        <w:t xml:space="preserve"> JSON</w:t>
      </w:r>
      <w:bookmarkEnd w:id="363"/>
      <w:bookmarkEnd w:id="364"/>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16BEB812" w:rsidR="00C25186" w:rsidRDefault="00C25186" w:rsidP="00C25186">
      <w:pPr>
        <w:pStyle w:val="Caption"/>
        <w:jc w:val="center"/>
        <w:rPr>
          <w:ins w:id="365" w:author="Anna Lito Michala" w:date="2019-08-07T13:40:00Z"/>
        </w:rPr>
      </w:pPr>
      <w:bookmarkStart w:id="366" w:name="_Toc11959216"/>
      <w:bookmarkStart w:id="367" w:name="_Toc14464767"/>
      <w:bookmarkStart w:id="368" w:name="_Toc14464874"/>
      <w:bookmarkStart w:id="369" w:name="_Toc15564694"/>
      <w:r>
        <w:t xml:space="preserve">Figure </w:t>
      </w:r>
      <w:fldSimple w:instr=" SEQ Figure \* ARABIC ">
        <w:r w:rsidR="00075556">
          <w:rPr>
            <w:noProof/>
          </w:rPr>
          <w:t>7</w:t>
        </w:r>
      </w:fldSimple>
      <w:r>
        <w:t>: Code snippet showing basic JSON Schema</w:t>
      </w:r>
      <w:bookmarkEnd w:id="366"/>
      <w:bookmarkEnd w:id="367"/>
      <w:bookmarkEnd w:id="368"/>
      <w:bookmarkEnd w:id="369"/>
    </w:p>
    <w:p w14:paraId="2DA83793" w14:textId="2968BC40" w:rsidR="00CC476F" w:rsidRPr="00CC476F" w:rsidRDefault="00CC476F" w:rsidP="00CC476F">
      <w:pPr>
        <w:rPr>
          <w:ins w:id="370" w:author="Anna Lito Michala" w:date="2019-08-07T13:40:00Z"/>
          <w:rFonts w:eastAsiaTheme="minorHAnsi"/>
          <w:lang w:eastAsia="en-US"/>
          <w:rPrChange w:id="371" w:author="Anna Lito Michala" w:date="2019-08-07T13:40:00Z">
            <w:rPr>
              <w:ins w:id="372" w:author="Anna Lito Michala" w:date="2019-08-07T13:40:00Z"/>
              <w:rFonts w:eastAsiaTheme="minorHAnsi"/>
              <w:i/>
              <w:iCs/>
              <w:color w:val="44546A" w:themeColor="text2"/>
              <w:sz w:val="18"/>
              <w:szCs w:val="18"/>
              <w:lang w:eastAsia="en-US"/>
            </w:rPr>
          </w:rPrChange>
        </w:rPr>
      </w:pPr>
    </w:p>
    <w:p w14:paraId="320A9F6B" w14:textId="5C92A03D" w:rsidR="00CC476F" w:rsidRDefault="00CC476F" w:rsidP="00CC476F">
      <w:pPr>
        <w:rPr>
          <w:ins w:id="373" w:author="Anna Lito Michala" w:date="2019-08-07T13:40:00Z"/>
          <w:rFonts w:eastAsiaTheme="minorHAnsi"/>
          <w:i/>
          <w:iCs/>
          <w:color w:val="44546A" w:themeColor="text2"/>
          <w:sz w:val="18"/>
          <w:szCs w:val="18"/>
          <w:lang w:eastAsia="en-US"/>
        </w:rPr>
      </w:pPr>
    </w:p>
    <w:p w14:paraId="001A323C" w14:textId="0A71D5A4" w:rsidR="00CC476F" w:rsidRPr="00CC476F" w:rsidRDefault="00CC476F" w:rsidP="00CC476F">
      <w:pPr>
        <w:tabs>
          <w:tab w:val="left" w:pos="6693"/>
        </w:tabs>
        <w:rPr>
          <w:lang w:eastAsia="en-US"/>
          <w:rPrChange w:id="374" w:author="Anna Lito Michala" w:date="2019-08-07T13:40:00Z">
            <w:rPr/>
          </w:rPrChange>
        </w:rPr>
        <w:pPrChange w:id="375" w:author="Anna Lito Michala" w:date="2019-08-07T13:40:00Z">
          <w:pPr>
            <w:pStyle w:val="Caption"/>
            <w:jc w:val="center"/>
          </w:pPr>
        </w:pPrChange>
      </w:pPr>
      <w:ins w:id="376" w:author="Anna Lito Michala" w:date="2019-08-07T13:40:00Z">
        <w:r>
          <w:rPr>
            <w:lang w:eastAsia="en-US"/>
          </w:rPr>
          <w:tab/>
        </w:r>
        <w:commentRangeStart w:id="377"/>
        <w:commentRangeEnd w:id="377"/>
        <w:r>
          <w:rPr>
            <w:rStyle w:val="CommentReference"/>
          </w:rPr>
          <w:commentReference w:id="377"/>
        </w:r>
      </w:ins>
    </w:p>
    <w:p w14:paraId="0BA73234" w14:textId="1B4EB708" w:rsidR="001F4786" w:rsidRDefault="001F4786" w:rsidP="00DA328B">
      <w:pPr>
        <w:pStyle w:val="Heading3"/>
      </w:pPr>
      <w:bookmarkStart w:id="378" w:name="_Toc11959293"/>
      <w:bookmarkStart w:id="379" w:name="_Toc15564776"/>
      <w:r>
        <w:lastRenderedPageBreak/>
        <w:t>2.4.3 Protocol Buffer</w:t>
      </w:r>
      <w:r w:rsidR="006737E3">
        <w:t>s</w:t>
      </w:r>
      <w:bookmarkEnd w:id="378"/>
      <w:bookmarkEnd w:id="379"/>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35512FE3" w:rsidR="00500239" w:rsidRDefault="00500239" w:rsidP="00DA328B">
      <w:pPr>
        <w:keepNext/>
        <w:keepLines/>
        <w:rPr>
          <w:ins w:id="380" w:author="Anna Lito Michala" w:date="2019-08-07T13:24:00Z"/>
        </w:rPr>
      </w:pPr>
    </w:p>
    <w:p w14:paraId="58F42146" w14:textId="3FD4B858" w:rsidR="008234E3" w:rsidRDefault="008234E3" w:rsidP="008234E3">
      <w:pPr>
        <w:pStyle w:val="Heading3"/>
        <w:rPr>
          <w:ins w:id="381" w:author="Anna Lito Michala" w:date="2019-08-07T13:24:00Z"/>
        </w:rPr>
      </w:pPr>
      <w:ins w:id="382" w:author="Anna Lito Michala" w:date="2019-08-07T13:24:00Z">
        <w:r>
          <w:t>2.4.4 Comparative Analysis</w:t>
        </w:r>
      </w:ins>
    </w:p>
    <w:p w14:paraId="06A6E52B" w14:textId="15B196D5" w:rsidR="008234E3" w:rsidDel="008234E3" w:rsidRDefault="008234E3" w:rsidP="00DA328B">
      <w:pPr>
        <w:keepNext/>
        <w:keepLines/>
        <w:rPr>
          <w:del w:id="383" w:author="Anna Lito Michala" w:date="2019-08-07T13:24:00Z"/>
        </w:rPr>
      </w:pPr>
    </w:p>
    <w:p w14:paraId="02E92F1C" w14:textId="70DF6588"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ins w:id="384" w:author="Anna Lito Michala" w:date="2019-08-07T13:25:00Z">
        <w:r w:rsidR="008234E3">
          <w:t>and</w:t>
        </w:r>
      </w:ins>
      <w:del w:id="385" w:author="Anna Lito Michala" w:date="2019-08-07T13:25:00Z">
        <w:r w:rsidR="006978E7" w:rsidDel="008234E3">
          <w:delText>&amp;</w:delText>
        </w:r>
      </w:del>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 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311FAD37" w:rsidR="00E23BAB" w:rsidRDefault="00E23BAB" w:rsidP="00E23BAB">
      <w:pPr>
        <w:pStyle w:val="Caption"/>
        <w:jc w:val="center"/>
      </w:pPr>
      <w:bookmarkStart w:id="386" w:name="_Toc11959222"/>
      <w:bookmarkStart w:id="387" w:name="_Toc14464886"/>
      <w:r>
        <w:t xml:space="preserve">Table </w:t>
      </w:r>
      <w:fldSimple w:instr=" SEQ Table \* ARABIC ">
        <w:r w:rsidR="00190253">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386"/>
      <w:bookmarkEnd w:id="387"/>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4EAA346" w:rsidR="00E23BAB" w:rsidRPr="006978E7" w:rsidRDefault="00E23BAB" w:rsidP="00E23BAB">
      <w:pPr>
        <w:pStyle w:val="Caption"/>
        <w:jc w:val="center"/>
      </w:pPr>
      <w:bookmarkStart w:id="388" w:name="_Toc11959223"/>
      <w:bookmarkStart w:id="389" w:name="_Toc14464887"/>
      <w:r>
        <w:t xml:space="preserve">Table </w:t>
      </w:r>
      <w:fldSimple w:instr=" SEQ Table \* ARABIC ">
        <w:r w:rsidR="00190253">
          <w:rPr>
            <w:noProof/>
          </w:rPr>
          <w:t>4</w:t>
        </w:r>
      </w:fldSimple>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388"/>
      <w:bookmarkEnd w:id="389"/>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78887BD7" w:rsidR="00E23BAB" w:rsidRDefault="00E23BAB" w:rsidP="00E23BAB">
      <w:pPr>
        <w:pStyle w:val="Caption"/>
        <w:jc w:val="center"/>
        <w:rPr>
          <w:rFonts w:eastAsiaTheme="majorEastAsia"/>
        </w:rPr>
      </w:pPr>
      <w:bookmarkStart w:id="390" w:name="_Toc11959224"/>
      <w:bookmarkStart w:id="391" w:name="_Toc14464888"/>
      <w:r>
        <w:t xml:space="preserve">Table </w:t>
      </w:r>
      <w:fldSimple w:instr=" SEQ Table \* ARABIC ">
        <w:r w:rsidR="00190253">
          <w:rPr>
            <w:noProof/>
          </w:rPr>
          <w:t>5</w:t>
        </w:r>
      </w:fldSimple>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390"/>
      <w:bookmarkEnd w:id="391"/>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392" w:name="_Toc11959297"/>
      <w:bookmarkStart w:id="393" w:name="_Toc15564777"/>
      <w:bookmarkStart w:id="394" w:name="_Toc11959294"/>
      <w:r>
        <w:rPr>
          <w:bCs/>
          <w:color w:val="000000" w:themeColor="text1"/>
        </w:rPr>
        <w:lastRenderedPageBreak/>
        <w:t xml:space="preserve">2.5 </w:t>
      </w:r>
      <w:r>
        <w:t>Security Threats</w:t>
      </w:r>
      <w:bookmarkEnd w:id="392"/>
      <w:bookmarkEnd w:id="393"/>
    </w:p>
    <w:p w14:paraId="38CE1D17" w14:textId="77777777" w:rsidR="004E74C6" w:rsidRDefault="004E74C6" w:rsidP="004E74C6">
      <w:pPr>
        <w:keepNext/>
        <w:keepLines/>
      </w:pPr>
    </w:p>
    <w:p w14:paraId="563ED651" w14:textId="6A6AA9A3" w:rsidR="004E74C6" w:rsidRDefault="004E74C6" w:rsidP="004E74C6">
      <w:pPr>
        <w:keepNext/>
        <w:keepLines/>
      </w:pPr>
      <w:r>
        <w:t xml:space="preserve">This section highlights potential security threats relating to IoT devices. The aim of this section is to </w:t>
      </w:r>
      <w:del w:id="395" w:author="Anna Lito Michala" w:date="2019-08-07T13:48:00Z">
        <w:r w:rsidDel="002E3B53">
          <w:delText xml:space="preserve">uncover </w:delText>
        </w:r>
      </w:del>
      <w:ins w:id="396" w:author="Anna Lito Michala" w:date="2019-08-07T13:48:00Z">
        <w:r w:rsidR="002E3B53">
          <w:t xml:space="preserve">present </w:t>
        </w:r>
      </w:ins>
      <w:r>
        <w:t xml:space="preserve">the most frequent security vulnerabilities present within </w:t>
      </w:r>
      <w:r w:rsidRPr="001E032A">
        <w:t>the IoT architecture.</w:t>
      </w:r>
      <w:r w:rsidR="00F56CBF" w:rsidRPr="001E032A">
        <w:t xml:space="preserve"> A </w:t>
      </w:r>
      <w:del w:id="397" w:author="Anna Lito Michala" w:date="2019-08-07T13:26:00Z">
        <w:r w:rsidR="00F56CBF" w:rsidRPr="001E032A" w:rsidDel="00882C22">
          <w:delText xml:space="preserve">recent </w:delText>
        </w:r>
      </w:del>
      <w:r w:rsidR="00F56CBF" w:rsidRPr="001E032A">
        <w:t xml:space="preserve">2018 </w:t>
      </w:r>
      <w:r w:rsidR="001E032A" w:rsidRPr="001E032A">
        <w:t>paper highlighted Denial of Service,</w:t>
      </w:r>
      <w:ins w:id="398" w:author="Anna Lito Michala" w:date="2019-08-07T13:39:00Z">
        <w:r w:rsidR="00CC476F">
          <w:t xml:space="preserve"> and</w:t>
        </w:r>
      </w:ins>
      <w:r w:rsidR="001E032A" w:rsidRPr="001E032A">
        <w:t xml:space="preserve"> Man in the Middle</w:t>
      </w:r>
      <w:ins w:id="399" w:author="Anna Lito Michala" w:date="2019-08-07T13:39:00Z">
        <w:r w:rsidR="00CC476F">
          <w:t xml:space="preserve"> (particularly </w:t>
        </w:r>
      </w:ins>
      <w:del w:id="400" w:author="Anna Lito Michala" w:date="2019-08-07T13:39:00Z">
        <w:r w:rsidR="001E032A" w:rsidRPr="001E032A" w:rsidDel="00CC476F">
          <w:delText xml:space="preserve"> and </w:delText>
        </w:r>
      </w:del>
      <w:r w:rsidR="001E032A" w:rsidRPr="001E032A">
        <w:t xml:space="preserve">Address Resolution </w:t>
      </w:r>
      <w:r w:rsidR="001E032A">
        <w:t xml:space="preserve">Protocol </w:t>
      </w:r>
      <w:ins w:id="401" w:author="Anna Lito Michala" w:date="2019-08-07T13:26:00Z">
        <w:r w:rsidR="00882C22">
          <w:t>P</w:t>
        </w:r>
      </w:ins>
      <w:del w:id="402" w:author="Anna Lito Michala" w:date="2019-08-07T13:26:00Z">
        <w:r w:rsidR="001E032A" w:rsidDel="00882C22">
          <w:delText>p</w:delText>
        </w:r>
      </w:del>
      <w:r w:rsidR="001E032A">
        <w:t>oisoning</w:t>
      </w:r>
      <w:ins w:id="403" w:author="Anna Lito Michala" w:date="2019-08-07T13:39:00Z">
        <w:r w:rsidR="00CC476F">
          <w:t>)</w:t>
        </w:r>
      </w:ins>
      <w:r w:rsidR="001E032A" w:rsidRPr="001E032A">
        <w:t xml:space="preserve"> being the main cyber threats to the Internet of Things (Gao et al., 2018)</w:t>
      </w:r>
      <w:r w:rsidR="001E032A">
        <w:t>.</w:t>
      </w:r>
      <w:ins w:id="404" w:author="Anna Lito Michala" w:date="2019-08-07T13:40:00Z">
        <w:r w:rsidR="00CC476F">
          <w:t xml:space="preserve"> </w:t>
        </w:r>
      </w:ins>
      <w:ins w:id="405" w:author="Anna Lito Michala" w:date="2019-08-07T13:41:00Z">
        <w:r w:rsidR="00CC476F">
          <w:t xml:space="preserve">This section will review the relevance of these and other attacks to the proposed system. </w:t>
        </w:r>
      </w:ins>
    </w:p>
    <w:p w14:paraId="43B0CEE5" w14:textId="77777777" w:rsidR="004E74C6" w:rsidRPr="0065529D" w:rsidRDefault="004E74C6" w:rsidP="004E74C6">
      <w:pPr>
        <w:keepNext/>
        <w:keepLines/>
      </w:pPr>
    </w:p>
    <w:p w14:paraId="70FE0F7D" w14:textId="7549B493" w:rsidR="004E74C6" w:rsidRDefault="004E74C6" w:rsidP="004E74C6">
      <w:pPr>
        <w:pStyle w:val="Heading3"/>
      </w:pPr>
      <w:bookmarkStart w:id="406" w:name="_Toc11075222"/>
      <w:bookmarkStart w:id="407" w:name="_Toc11959298"/>
      <w:bookmarkStart w:id="408" w:name="_Toc15564778"/>
      <w:r>
        <w:t xml:space="preserve">2.5.1 </w:t>
      </w:r>
      <w:r w:rsidRPr="005B2C1A">
        <w:t>D</w:t>
      </w:r>
      <w:ins w:id="409" w:author="Anna Lito Michala" w:date="2019-08-07T13:30:00Z">
        <w:r w:rsidR="00882C22">
          <w:t>enial o</w:t>
        </w:r>
      </w:ins>
      <w:del w:id="410" w:author="Anna Lito Michala" w:date="2019-08-07T13:30:00Z">
        <w:r w:rsidRPr="005B2C1A" w:rsidDel="00882C22">
          <w:delText>O</w:delText>
        </w:r>
      </w:del>
      <w:ins w:id="411" w:author="Anna Lito Michala" w:date="2019-08-07T13:30:00Z">
        <w:r w:rsidR="00882C22">
          <w:t xml:space="preserve">f </w:t>
        </w:r>
      </w:ins>
      <w:r w:rsidRPr="005B2C1A">
        <w:t>S</w:t>
      </w:r>
      <w:ins w:id="412" w:author="Anna Lito Michala" w:date="2019-08-07T13:30:00Z">
        <w:r w:rsidR="00882C22">
          <w:t>ervice</w:t>
        </w:r>
      </w:ins>
      <w:r w:rsidRPr="005B2C1A">
        <w:t xml:space="preserve"> Attack</w:t>
      </w:r>
      <w:bookmarkEnd w:id="406"/>
      <w:bookmarkEnd w:id="407"/>
      <w:bookmarkEnd w:id="408"/>
    </w:p>
    <w:p w14:paraId="5DA5289E" w14:textId="7005ED8E" w:rsidR="00D31DAE" w:rsidRDefault="004E74C6" w:rsidP="00D31DAE">
      <w:del w:id="413" w:author="Anna Lito Michala" w:date="2019-08-07T13:30:00Z">
        <w:r w:rsidDel="00882C22">
          <w:delText>Denial of Service</w:delText>
        </w:r>
      </w:del>
      <w:ins w:id="414" w:author="Anna Lito Michala" w:date="2019-08-07T13:30:00Z">
        <w:r w:rsidR="00882C22">
          <w:t>D</w:t>
        </w:r>
      </w:ins>
      <w:ins w:id="415" w:author="Anna Lito Michala" w:date="2019-08-07T13:31:00Z">
        <w:r w:rsidR="00882C22">
          <w:t>o</w:t>
        </w:r>
      </w:ins>
      <w:ins w:id="416" w:author="Anna Lito Michala" w:date="2019-08-07T13:30:00Z">
        <w:r w:rsidR="00882C22">
          <w:t>S</w:t>
        </w:r>
      </w:ins>
      <w:r>
        <w:t xml:space="preserve"> attacks are used to prevent access to devices or network resources, essentially taking the network offline. It is accomplished by flooding a network with packets and redundant requests to the point of the network </w:t>
      </w:r>
      <w:ins w:id="417" w:author="Anna Lito Michala" w:date="2019-08-07T13:30:00Z">
        <w:r w:rsidR="00882C22">
          <w:t xml:space="preserve">not </w:t>
        </w:r>
      </w:ins>
      <w:r>
        <w:t xml:space="preserve">being </w:t>
      </w:r>
      <w:del w:id="418" w:author="Anna Lito Michala" w:date="2019-08-07T13:30:00Z">
        <w:r w:rsidDel="00882C22">
          <w:delText xml:space="preserve">unable to be </w:delText>
        </w:r>
      </w:del>
      <w:r>
        <w:t>access</w:t>
      </w:r>
      <w:ins w:id="419" w:author="Anna Lito Michala" w:date="2019-08-07T13:31:00Z">
        <w:r w:rsidR="00882C22">
          <w:t xml:space="preserve">ible </w:t>
        </w:r>
      </w:ins>
      <w:del w:id="420" w:author="Anna Lito Michala" w:date="2019-08-07T13:31:00Z">
        <w:r w:rsidDel="00882C22">
          <w:delText>e</w:delText>
        </w:r>
      </w:del>
      <w:del w:id="421" w:author="Anna Lito Michala" w:date="2019-08-07T13:30:00Z">
        <w:r w:rsidDel="00882C22">
          <w:delText xml:space="preserve">d </w:delText>
        </w:r>
      </w:del>
      <w:r>
        <w:t xml:space="preserve">by authentic users </w:t>
      </w:r>
      <w:r w:rsidRPr="00780898">
        <w:rPr>
          <w:rStyle w:val="selectable"/>
          <w:color w:val="000000"/>
        </w:rPr>
        <w:t>(Prabhakar, 2017).</w:t>
      </w:r>
      <w:r>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commentRangeStart w:id="422"/>
      <w:r w:rsidR="00D31DAE" w:rsidRPr="007D6EA8">
        <w:t>n.d</w:t>
      </w:r>
      <w:commentRangeEnd w:id="422"/>
      <w:r w:rsidR="00882C22">
        <w:rPr>
          <w:rStyle w:val="CommentReference"/>
        </w:rPr>
        <w:commentReference w:id="422"/>
      </w:r>
      <w:r w:rsidR="00D31DAE" w:rsidRPr="007D6EA8">
        <w:t>.).</w:t>
      </w:r>
      <w:r w:rsidR="00D31DAE">
        <w:t xml:space="preserve"> The problem arises when this architecture is used for malicious intent, harvesting a machine</w:t>
      </w:r>
      <w:ins w:id="423" w:author="Anna Lito Michala" w:date="2019-08-07T13:32:00Z">
        <w:r w:rsidR="00882C22">
          <w:t>’</w:t>
        </w:r>
      </w:ins>
      <w:r w:rsidR="00D31DAE">
        <w:t xml:space="preserve">s power to be used in assisting in DDoS attacks. Although traditionally used against </w:t>
      </w:r>
      <w:r w:rsidR="00D31DAE" w:rsidRPr="00065B64">
        <w:t xml:space="preserve">computers, IoT devices are starting to be the main target, due to their lack of security. In 2017, </w:t>
      </w:r>
      <w:ins w:id="424" w:author="Anna Lito Michala" w:date="2019-08-07T13:33:00Z">
        <w:r w:rsidR="00882C22" w:rsidRPr="00065B64">
          <w:t xml:space="preserve">nearly half </w:t>
        </w:r>
        <w:r w:rsidR="00882C22">
          <w:t xml:space="preserve">of </w:t>
        </w:r>
      </w:ins>
      <w:del w:id="425" w:author="Anna Lito Michala" w:date="2019-08-07T13:33:00Z">
        <w:r w:rsidR="00D31DAE" w:rsidRPr="00065B64" w:rsidDel="00882C22">
          <w:delText xml:space="preserve">it was that </w:delText>
        </w:r>
      </w:del>
      <w:r w:rsidR="00D31DAE" w:rsidRPr="00065B64">
        <w:t>the ‘</w:t>
      </w:r>
      <w:proofErr w:type="spellStart"/>
      <w:r w:rsidR="00D31DAE" w:rsidRPr="00065B64">
        <w:t>Rakos</w:t>
      </w:r>
      <w:proofErr w:type="spellEnd"/>
      <w:r w:rsidR="00D31DAE" w:rsidRPr="00065B64">
        <w:t xml:space="preserve">’ botnet </w:t>
      </w:r>
      <w:ins w:id="426" w:author="Anna Lito Michala" w:date="2019-08-07T13:33:00Z">
        <w:r w:rsidR="00882C22" w:rsidRPr="00065B64">
          <w:t xml:space="preserve">collection </w:t>
        </w:r>
      </w:ins>
      <w:r w:rsidR="00D31DAE" w:rsidRPr="00065B64">
        <w:t xml:space="preserve">consisted of </w:t>
      </w:r>
      <w:del w:id="427" w:author="Anna Lito Michala" w:date="2019-08-07T13:33:00Z">
        <w:r w:rsidR="00D31DAE" w:rsidRPr="00065B64" w:rsidDel="00882C22">
          <w:delText xml:space="preserve">nearly half its entire collection being </w:delText>
        </w:r>
      </w:del>
      <w:r w:rsidR="00D31DAE" w:rsidRPr="00065B64">
        <w:t xml:space="preserve">Raspberry Pi models. In 2017, it was discovered that there were various botnets designed specifically to </w:t>
      </w:r>
      <w:r w:rsidR="00D31DAE">
        <w:t>infect</w:t>
      </w:r>
      <w:r w:rsidR="00D31DAE" w:rsidRPr="00065B64">
        <w:t xml:space="preserve"> IoT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commentRangeStart w:id="428"/>
      <w:commentRangeEnd w:id="428"/>
      <w:r w:rsidR="002E3B53">
        <w:rPr>
          <w:rStyle w:val="CommentReference"/>
        </w:rPr>
        <w:commentReference w:id="428"/>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commentRangeStart w:id="429"/>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64310"/>
                    </a:xfrm>
                    <a:prstGeom prst="rect">
                      <a:avLst/>
                    </a:prstGeom>
                  </pic:spPr>
                </pic:pic>
              </a:graphicData>
            </a:graphic>
          </wp:inline>
        </w:drawing>
      </w:r>
      <w:commentRangeEnd w:id="429"/>
      <w:r w:rsidR="00CC476F">
        <w:rPr>
          <w:rStyle w:val="CommentReference"/>
        </w:rPr>
        <w:commentReference w:id="429"/>
      </w:r>
    </w:p>
    <w:p w14:paraId="64A62655" w14:textId="57726BCA" w:rsidR="004E74C6" w:rsidRPr="00C23B01" w:rsidRDefault="000A6C35" w:rsidP="000A6C35">
      <w:pPr>
        <w:pStyle w:val="Caption"/>
        <w:jc w:val="center"/>
      </w:pPr>
      <w:bookmarkStart w:id="430" w:name="_Toc14464768"/>
      <w:bookmarkStart w:id="431" w:name="_Toc14464875"/>
      <w:bookmarkStart w:id="432" w:name="_Toc15564695"/>
      <w:r>
        <w:t xml:space="preserve">Figure </w:t>
      </w:r>
      <w:fldSimple w:instr=" SEQ Figure \* ARABIC ">
        <w:r w:rsidR="00075556">
          <w:rPr>
            <w:noProof/>
          </w:rPr>
          <w:t>8</w:t>
        </w:r>
      </w:fldSimple>
      <w:r>
        <w:t>: Diagram showing a DDoS attack using infected PCs (slaves)</w:t>
      </w:r>
      <w:bookmarkEnd w:id="430"/>
      <w:bookmarkEnd w:id="431"/>
      <w:bookmarkEnd w:id="432"/>
    </w:p>
    <w:p w14:paraId="55198A8E" w14:textId="77777777" w:rsidR="000A6C35" w:rsidRDefault="000A6C35">
      <w:pPr>
        <w:spacing w:line="276" w:lineRule="auto"/>
        <w:ind w:left="284" w:right="284"/>
        <w:rPr>
          <w:rFonts w:eastAsiaTheme="majorEastAsia" w:cstheme="majorBidi"/>
          <w:i/>
          <w:szCs w:val="24"/>
          <w:u w:val="single"/>
        </w:rPr>
      </w:pPr>
      <w:bookmarkStart w:id="433" w:name="_Toc11075223"/>
      <w:bookmarkStart w:id="434" w:name="_Toc11959299"/>
      <w:r>
        <w:br w:type="page"/>
      </w:r>
    </w:p>
    <w:p w14:paraId="4FE55735" w14:textId="77777777" w:rsidR="004E74C6" w:rsidRDefault="004E74C6" w:rsidP="004E74C6">
      <w:pPr>
        <w:pStyle w:val="Heading3"/>
      </w:pPr>
      <w:bookmarkStart w:id="435" w:name="_Toc15564779"/>
      <w:r>
        <w:lastRenderedPageBreak/>
        <w:t xml:space="preserve">2.5.2 </w:t>
      </w:r>
      <w:r w:rsidRPr="00780898">
        <w:t>Man in The Middle Attack</w:t>
      </w:r>
      <w:bookmarkEnd w:id="433"/>
      <w:bookmarkEnd w:id="434"/>
      <w:bookmarkEnd w:id="435"/>
    </w:p>
    <w:p w14:paraId="2C4F5C21" w14:textId="63D156BF" w:rsidR="001E032A" w:rsidRDefault="004E74C6" w:rsidP="001E032A">
      <w:r w:rsidRPr="00780898">
        <w:rPr>
          <w:bCs/>
          <w:color w:val="000000" w:themeColor="text1"/>
        </w:rPr>
        <w:t xml:space="preserve">The </w:t>
      </w:r>
      <w:del w:id="436" w:author="Anna Lito Michala" w:date="2019-08-07T13:35:00Z">
        <w:r w:rsidRPr="00780898" w:rsidDel="00882C22">
          <w:rPr>
            <w:bCs/>
            <w:color w:val="000000" w:themeColor="text1"/>
          </w:rPr>
          <w:delText>man-in-the-middle</w:delText>
        </w:r>
      </w:del>
      <w:ins w:id="437" w:author="Anna Lito Michala" w:date="2019-08-07T13:35:00Z">
        <w:r w:rsidR="00882C22">
          <w:rPr>
            <w:bCs/>
            <w:color w:val="000000" w:themeColor="text1"/>
          </w:rPr>
          <w:t>MITM</w:t>
        </w:r>
      </w:ins>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w:t>
      </w:r>
      <w:ins w:id="438" w:author="Anna Lito Michala" w:date="2019-08-07T13:35:00Z">
        <w:r w:rsidR="00882C22" w:rsidRPr="001E032A">
          <w:t xml:space="preserve">Address Resolution </w:t>
        </w:r>
        <w:r w:rsidR="00882C22">
          <w:t>Protocol (</w:t>
        </w:r>
      </w:ins>
      <w:r w:rsidR="001E032A">
        <w:t>ARP</w:t>
      </w:r>
      <w:ins w:id="439" w:author="Anna Lito Michala" w:date="2019-08-07T13:35:00Z">
        <w:r w:rsidR="00882C22">
          <w:t>)</w:t>
        </w:r>
      </w:ins>
      <w:r w:rsidR="001E032A">
        <w:t xml:space="preserve"> </w:t>
      </w:r>
      <w:ins w:id="440" w:author="Anna Lito Michala" w:date="2019-08-07T13:36:00Z">
        <w:r w:rsidR="00CC476F">
          <w:t>poisoning</w:t>
        </w:r>
        <w:r w:rsidR="00CC476F">
          <w:rPr>
            <w:rStyle w:val="CommentReference"/>
          </w:rPr>
          <w:commentReference w:id="441"/>
        </w:r>
        <w:r w:rsidR="00CC476F">
          <w:t xml:space="preserve"> </w:t>
        </w:r>
      </w:ins>
      <w:r w:rsidR="001E032A">
        <w:t>is a</w:t>
      </w:r>
      <w:r w:rsidR="00131767">
        <w:t xml:space="preserve"> form of MITM attack that uses</w:t>
      </w:r>
      <w:r w:rsidR="001E032A">
        <w:t xml:space="preserve"> TCP/</w:t>
      </w:r>
      <w:r w:rsidR="001E032A" w:rsidRPr="00DC5C95">
        <w:t xml:space="preserve">IP protocol </w:t>
      </w:r>
      <w:del w:id="442" w:author="Anna Lito Michala" w:date="2019-08-07T13:36:00Z">
        <w:r w:rsidR="001E032A" w:rsidRPr="00DC5C95" w:rsidDel="00CC476F">
          <w:delText xml:space="preserve">used </w:delText>
        </w:r>
      </w:del>
      <w:r w:rsidR="001E032A" w:rsidRPr="00DC5C95">
        <w:t>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w:t>
      </w:r>
      <w:ins w:id="443" w:author="Anna Lito Michala" w:date="2019-08-07T13:37:00Z">
        <w:r w:rsidR="00CC476F">
          <w:t>’</w:t>
        </w:r>
      </w:ins>
      <w:r w:rsidR="001E032A">
        <w:t xml:space="preserve">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w:t>
      </w:r>
      <w:del w:id="444" w:author="Anna Lito Michala" w:date="2019-08-07T13:38:00Z">
        <w:r w:rsidR="001E032A" w:rsidDel="00CC476F">
          <w:delText>(</w:delText>
        </w:r>
      </w:del>
      <w:r w:rsidR="001E032A">
        <w:t>packets</w:t>
      </w:r>
      <w:del w:id="445" w:author="Anna Lito Michala" w:date="2019-08-07T13:38:00Z">
        <w:r w:rsidR="001E032A" w:rsidDel="00CC476F">
          <w:delText>)</w:delText>
        </w:r>
      </w:del>
      <w:r w:rsidR="001E032A">
        <w:t xml:space="preserve"> towards the malicious </w:t>
      </w:r>
      <w:commentRangeStart w:id="446"/>
      <w:r w:rsidR="001E032A">
        <w:t>node</w:t>
      </w:r>
      <w:commentRangeEnd w:id="446"/>
      <w:r w:rsidR="002E3B53">
        <w:rPr>
          <w:rStyle w:val="CommentReference"/>
        </w:rPr>
        <w:commentReference w:id="446"/>
      </w:r>
      <w:r w:rsidR="001E032A">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73755"/>
                    </a:xfrm>
                    <a:prstGeom prst="rect">
                      <a:avLst/>
                    </a:prstGeom>
                  </pic:spPr>
                </pic:pic>
              </a:graphicData>
            </a:graphic>
          </wp:inline>
        </w:drawing>
      </w:r>
    </w:p>
    <w:p w14:paraId="4A9F4F1A" w14:textId="595A0AFD" w:rsidR="000A6C35" w:rsidRPr="00780898" w:rsidRDefault="000A6C35" w:rsidP="000A6C35">
      <w:pPr>
        <w:pStyle w:val="Caption"/>
        <w:jc w:val="center"/>
      </w:pPr>
      <w:bookmarkStart w:id="447" w:name="_Toc14464769"/>
      <w:bookmarkStart w:id="448" w:name="_Toc14464876"/>
      <w:bookmarkStart w:id="449" w:name="_Toc15564696"/>
      <w:r>
        <w:t xml:space="preserve">Figure </w:t>
      </w:r>
      <w:fldSimple w:instr=" SEQ Figure \* ARABIC ">
        <w:r w:rsidR="00075556">
          <w:rPr>
            <w:noProof/>
          </w:rPr>
          <w:t>9</w:t>
        </w:r>
      </w:fldSimple>
      <w:r>
        <w:t>: Man in The Middle Attack showing an intercepted connection from a malicious attacker</w:t>
      </w:r>
      <w:bookmarkEnd w:id="447"/>
      <w:bookmarkEnd w:id="448"/>
      <w:bookmarkEnd w:id="44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450" w:name="_Toc11075224"/>
      <w:bookmarkStart w:id="451" w:name="_Toc11959300"/>
      <w:r>
        <w:br w:type="page"/>
      </w:r>
      <w:bookmarkEnd w:id="450"/>
      <w:bookmarkEnd w:id="451"/>
    </w:p>
    <w:p w14:paraId="110656AC" w14:textId="77777777" w:rsidR="004E74C6" w:rsidRDefault="00A12A6C" w:rsidP="00B940AF">
      <w:pPr>
        <w:pStyle w:val="Heading3"/>
      </w:pPr>
      <w:bookmarkStart w:id="452" w:name="_Toc15564780"/>
      <w:r>
        <w:lastRenderedPageBreak/>
        <w:t>2.5.3</w:t>
      </w:r>
      <w:r w:rsidR="004E74C6">
        <w:t xml:space="preserve"> </w:t>
      </w:r>
      <w:r w:rsidR="00B940AF">
        <w:t>Brute Force Attacks</w:t>
      </w:r>
      <w:bookmarkEnd w:id="452"/>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(Abo-Soliman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w:t>
      </w:r>
      <w:commentRangeStart w:id="453"/>
      <w:r w:rsidR="00445F1C">
        <w:t xml:space="preserve">account </w:t>
      </w:r>
      <w:commentRangeEnd w:id="453"/>
      <w:r w:rsidR="002E3B53">
        <w:rPr>
          <w:rStyle w:val="CommentReference"/>
        </w:rPr>
        <w:commentReference w:id="453"/>
      </w:r>
      <w:r w:rsidR="00445F1C">
        <w:t>(</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69490"/>
                    </a:xfrm>
                    <a:prstGeom prst="rect">
                      <a:avLst/>
                    </a:prstGeom>
                  </pic:spPr>
                </pic:pic>
              </a:graphicData>
            </a:graphic>
          </wp:inline>
        </w:drawing>
      </w:r>
    </w:p>
    <w:p w14:paraId="4FAFB4DD" w14:textId="4F459F93" w:rsidR="00F20970" w:rsidRDefault="00A12A6C" w:rsidP="00A12A6C">
      <w:pPr>
        <w:pStyle w:val="Caption"/>
        <w:jc w:val="center"/>
      </w:pPr>
      <w:bookmarkStart w:id="454" w:name="_Toc15564697"/>
      <w:r>
        <w:t xml:space="preserve">Figure </w:t>
      </w:r>
      <w:fldSimple w:instr=" SEQ Figure \* ARABIC ">
        <w:r w:rsidR="00075556">
          <w:rPr>
            <w:noProof/>
          </w:rPr>
          <w:t>10</w:t>
        </w:r>
      </w:fldSimple>
      <w:r>
        <w:t>: Diagram showing a Computer running a script to attempt logins on a website</w:t>
      </w:r>
      <w:bookmarkEnd w:id="454"/>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455" w:name="_Toc15564781"/>
      <w:r>
        <w:t>2.5.4 Malicious Code Attack</w:t>
      </w:r>
      <w:bookmarkEnd w:id="455"/>
    </w:p>
    <w:p w14:paraId="4C204C48" w14:textId="77777777" w:rsidR="00A12A6C" w:rsidRDefault="00A12A6C" w:rsidP="00A12A6C">
      <w:r>
        <w:t xml:space="preserve">This is code in any part of the software intended to cause undesirable effects and potentially causing the system to malfunction. This cannot be detected by security tools such as anti-viruses as it not detected as a virus or </w:t>
      </w:r>
      <w:commentRangeStart w:id="456"/>
      <w:r>
        <w:t>malware</w:t>
      </w:r>
      <w:commentRangeEnd w:id="456"/>
      <w:r w:rsidR="00CC476F">
        <w:rPr>
          <w:rStyle w:val="CommentReference"/>
        </w:rPr>
        <w:commentReference w:id="456"/>
      </w:r>
      <w:r>
        <w:t>.</w:t>
      </w:r>
    </w:p>
    <w:p w14:paraId="0E1B3835" w14:textId="77777777" w:rsidR="00A12A6C" w:rsidRDefault="00A12A6C" w:rsidP="00A12A6C"/>
    <w:p w14:paraId="4547F8C2" w14:textId="77777777" w:rsidR="00A12A6C" w:rsidRDefault="00A12A6C" w:rsidP="00A12A6C">
      <w:pPr>
        <w:pStyle w:val="Heading3"/>
      </w:pPr>
      <w:bookmarkStart w:id="457" w:name="_Toc11959301"/>
      <w:bookmarkStart w:id="458" w:name="_Toc15564782"/>
      <w:r>
        <w:t>2.5.5 Physical Tampering</w:t>
      </w:r>
      <w:bookmarkEnd w:id="457"/>
      <w:bookmarkEnd w:id="458"/>
    </w:p>
    <w:p w14:paraId="751F0A75" w14:textId="5CD00452" w:rsidR="00A12A6C" w:rsidRPr="00C15198" w:rsidRDefault="00A12A6C" w:rsidP="00A12A6C">
      <w:commentRangeStart w:id="459"/>
      <w:r>
        <w:t>Physical manipulation of a device could occur</w:t>
      </w:r>
      <w:commentRangeEnd w:id="459"/>
      <w:r w:rsidR="00CC476F">
        <w:rPr>
          <w:rStyle w:val="CommentReference"/>
        </w:rPr>
        <w:commentReference w:id="459"/>
      </w:r>
      <w:r>
        <w:t xml:space="preserve">. This is when the device is modified to act in unexpected ways by someone with malicious intent. It is safe to assume that if this happens the intruder is already in the individual’s home and </w:t>
      </w:r>
      <w:del w:id="460" w:author="Anna Lito Michala" w:date="2019-08-07T13:46:00Z">
        <w:r w:rsidDel="00CC476F">
          <w:delText>there is not much that can be done</w:delText>
        </w:r>
      </w:del>
      <w:ins w:id="461" w:author="Anna Lito Michala" w:date="2019-08-07T13:46:00Z">
        <w:r w:rsidR="00CC476F">
          <w:t>the home security system has already either captured the</w:t>
        </w:r>
      </w:ins>
      <w:ins w:id="462" w:author="Anna Lito Michala" w:date="2019-08-07T13:50:00Z">
        <w:r w:rsidR="002E3B53">
          <w:t xml:space="preserve"> intruder</w:t>
        </w:r>
      </w:ins>
      <w:ins w:id="463" w:author="Anna Lito Michala" w:date="2019-08-07T13:46:00Z">
        <w:r w:rsidR="00CC476F">
          <w:t xml:space="preserve"> and informed the home owner or has been compromised prior to this stage via other approaches</w:t>
        </w:r>
      </w:ins>
      <w:r>
        <w:t xml:space="preserve">. </w:t>
      </w:r>
      <w:ins w:id="464" w:author="Anna Lito Michala" w:date="2019-08-07T13:50:00Z">
        <w:r w:rsidR="002E3B53">
          <w:t>Even</w:t>
        </w:r>
      </w:ins>
      <w:ins w:id="465" w:author="Anna Lito Michala" w:date="2019-08-07T13:51:00Z">
        <w:r w:rsidR="002E3B53">
          <w:t xml:space="preserve"> </w:t>
        </w:r>
      </w:ins>
      <w:ins w:id="466" w:author="Anna Lito Michala" w:date="2019-08-07T13:50:00Z">
        <w:r w:rsidR="002E3B53">
          <w:t xml:space="preserve">though this attack </w:t>
        </w:r>
      </w:ins>
      <w:ins w:id="467" w:author="Anna Lito Michala" w:date="2019-08-07T13:51:00Z">
        <w:r w:rsidR="002E3B53">
          <w:t>not</w:t>
        </w:r>
      </w:ins>
      <w:ins w:id="468" w:author="Anna Lito Michala" w:date="2019-08-07T13:50:00Z">
        <w:r w:rsidR="002E3B53">
          <w:t xml:space="preserve"> directly relevant</w:t>
        </w:r>
      </w:ins>
      <w:ins w:id="469" w:author="Anna Lito Michala" w:date="2019-08-07T13:51:00Z">
        <w:r w:rsidR="002E3B53">
          <w:t xml:space="preserve"> to the proposed system, a</w:t>
        </w:r>
      </w:ins>
      <w:del w:id="470" w:author="Anna Lito Michala" w:date="2019-08-07T13:51:00Z">
        <w:r w:rsidDel="002E3B53">
          <w:delText>A</w:delText>
        </w:r>
      </w:del>
      <w:r>
        <w:t xml:space="preserve"> way to protect the user’s data if this occurred would be full encryption of the storage and 2-factor authentication to prevent users from accessing the micro SD that is present in the device.</w:t>
      </w:r>
      <w:ins w:id="471" w:author="Anna Lito Michala" w:date="2019-08-07T13:48:00Z">
        <w:r w:rsidR="002E3B53">
          <w:t xml:space="preserve"> These </w:t>
        </w:r>
      </w:ins>
      <w:ins w:id="472" w:author="Anna Lito Michala" w:date="2019-08-07T13:51:00Z">
        <w:r w:rsidR="002E3B53">
          <w:t xml:space="preserve">encryption </w:t>
        </w:r>
      </w:ins>
      <w:ins w:id="473" w:author="Anna Lito Michala" w:date="2019-08-07T13:48:00Z">
        <w:r w:rsidR="002E3B53">
          <w:t xml:space="preserve">approaches will be further examined in the following section. </w:t>
        </w:r>
      </w:ins>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474" w:name="_Toc15564783"/>
      <w:r>
        <w:lastRenderedPageBreak/>
        <w:t>2.6 Cryptography Options</w:t>
      </w:r>
      <w:bookmarkEnd w:id="47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w:t>
      </w:r>
      <w:del w:id="475" w:author="Anna Lito Michala" w:date="2019-08-07T13:51:00Z">
        <w:r w:rsidR="003A6CEB" w:rsidRPr="003A6CEB" w:rsidDel="007A7A23">
          <w:delText>.</w:delText>
        </w:r>
      </w:del>
      <w:r w:rsidR="003A6CEB" w:rsidRPr="003A6CEB">
        <w:t>,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476" w:name="_Toc11959304"/>
      <w:bookmarkStart w:id="477" w:name="_Toc15564784"/>
      <w:r>
        <w:t xml:space="preserve">2.6.1 </w:t>
      </w:r>
      <w:bookmarkEnd w:id="476"/>
      <w:r>
        <w:t>Symmetric Encryption</w:t>
      </w:r>
      <w:bookmarkEnd w:id="477"/>
    </w:p>
    <w:p w14:paraId="5F1B6EC9" w14:textId="5E76C611" w:rsidR="00DA77AA" w:rsidRDefault="00DA77AA" w:rsidP="00DA77AA">
      <w:pPr>
        <w:keepNext/>
        <w:keepLines/>
      </w:pPr>
      <w:r>
        <w:t xml:space="preserve">Advance Encryption Standard is </w:t>
      </w:r>
      <w:ins w:id="478" w:author="Anna Lito Michala" w:date="2019-08-07T14:05:00Z">
        <w:r w:rsidR="00F77DB0">
          <w:t xml:space="preserve">a </w:t>
        </w:r>
      </w:ins>
      <w:r>
        <w:t>symmetric form of encryption</w:t>
      </w:r>
      <w:ins w:id="479" w:author="Anna Lito Michala" w:date="2019-08-07T14:06:00Z">
        <w:r w:rsidR="00F77DB0">
          <w:t xml:space="preserve"> (Figure 11)</w:t>
        </w:r>
      </w:ins>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ins w:id="480" w:author="Anna Lito Michala" w:date="2019-08-07T14:06:00Z">
        <w:r w:rsidR="00F77DB0">
          <w:t xml:space="preserve">that, </w:t>
        </w:r>
      </w:ins>
      <w:r w:rsidRPr="00685C5A">
        <w:t>when confidential</w:t>
      </w:r>
      <w:ins w:id="481" w:author="Anna Lito Michala" w:date="2019-08-07T14:06:00Z">
        <w:r w:rsidR="00F77DB0">
          <w:t>ity</w:t>
        </w:r>
      </w:ins>
      <w:del w:id="482" w:author="Anna Lito Michala" w:date="2019-08-07T14:06:00Z">
        <w:r w:rsidRPr="00685C5A" w:rsidDel="00F77DB0">
          <w:delText>ly</w:delText>
        </w:r>
      </w:del>
      <w:r w:rsidRPr="00685C5A">
        <w:t xml:space="preserve">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1917" cy="1757677"/>
                    </a:xfrm>
                    <a:prstGeom prst="rect">
                      <a:avLst/>
                    </a:prstGeom>
                  </pic:spPr>
                </pic:pic>
              </a:graphicData>
            </a:graphic>
          </wp:inline>
        </w:drawing>
      </w:r>
    </w:p>
    <w:p w14:paraId="4F4DF213" w14:textId="57B07125" w:rsidR="00A21E66" w:rsidRDefault="00A21E66" w:rsidP="00A21E66">
      <w:pPr>
        <w:pStyle w:val="Caption"/>
        <w:jc w:val="center"/>
      </w:pPr>
      <w:bookmarkStart w:id="483" w:name="_Toc15564698"/>
      <w:r>
        <w:t xml:space="preserve">Figure </w:t>
      </w:r>
      <w:fldSimple w:instr=" SEQ Figure \* ARABIC ">
        <w:r w:rsidR="00075556">
          <w:rPr>
            <w:noProof/>
          </w:rPr>
          <w:t>11</w:t>
        </w:r>
      </w:fldSimple>
      <w:r>
        <w:t xml:space="preserve">: </w:t>
      </w:r>
      <w:r w:rsidRPr="007B00FA">
        <w:t>Example of plain text being encrypted</w:t>
      </w:r>
      <w:r>
        <w:t xml:space="preserve"> using symmetric key encryption</w:t>
      </w:r>
      <w:bookmarkEnd w:id="483"/>
    </w:p>
    <w:p w14:paraId="7C4C97CB" w14:textId="77777777" w:rsidR="00A21E66" w:rsidRPr="008E229F" w:rsidRDefault="00A21E66" w:rsidP="008D0B12"/>
    <w:p w14:paraId="21683F3C" w14:textId="77777777" w:rsidR="008D0B12" w:rsidRDefault="00DA77AA" w:rsidP="008D0B12">
      <w:pPr>
        <w:pStyle w:val="Heading3"/>
      </w:pPr>
      <w:bookmarkStart w:id="484" w:name="_Toc15564785"/>
      <w:r>
        <w:t>2.6.2</w:t>
      </w:r>
      <w:r w:rsidR="008D0B12">
        <w:t xml:space="preserve"> Asymmetric Encryption</w:t>
      </w:r>
      <w:bookmarkEnd w:id="484"/>
      <w:r w:rsidR="008D0B12">
        <w:t xml:space="preserve"> </w:t>
      </w:r>
    </w:p>
    <w:p w14:paraId="374E9745" w14:textId="0C8A5433" w:rsidR="008D0B12" w:rsidRDefault="008D0B12" w:rsidP="008D0B12">
      <w:pPr>
        <w:keepNext/>
        <w:keepLines/>
      </w:pPr>
      <w:r>
        <w:t>RSA works on a public-private key basis that is a form of asymmetric encryption</w:t>
      </w:r>
      <w:ins w:id="485" w:author="Anna Lito Michala" w:date="2019-08-07T14:08:00Z">
        <w:r w:rsidR="00F77DB0">
          <w:t xml:space="preserve"> (Figure 12)</w:t>
        </w:r>
      </w:ins>
      <w:r>
        <w:t>.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822" cy="1523365"/>
                    </a:xfrm>
                    <a:prstGeom prst="rect">
                      <a:avLst/>
                    </a:prstGeom>
                  </pic:spPr>
                </pic:pic>
              </a:graphicData>
            </a:graphic>
          </wp:inline>
        </w:drawing>
      </w:r>
    </w:p>
    <w:p w14:paraId="2A052C9C" w14:textId="13736390" w:rsidR="008D0B12" w:rsidRDefault="00A21E66" w:rsidP="00A21E66">
      <w:pPr>
        <w:pStyle w:val="Caption"/>
        <w:jc w:val="center"/>
      </w:pPr>
      <w:bookmarkStart w:id="486" w:name="_Toc15564699"/>
      <w:r>
        <w:t xml:space="preserve">Figure </w:t>
      </w:r>
      <w:fldSimple w:instr=" SEQ Figure \* ARABIC ">
        <w:r w:rsidR="00075556">
          <w:rPr>
            <w:noProof/>
          </w:rPr>
          <w:t>12</w:t>
        </w:r>
      </w:fldSimple>
      <w:r>
        <w:t xml:space="preserve">: </w:t>
      </w:r>
      <w:r w:rsidRPr="000944D0">
        <w:t xml:space="preserve">Example of plain text being encrypted using </w:t>
      </w:r>
      <w:r>
        <w:t>A</w:t>
      </w:r>
      <w:r w:rsidRPr="000944D0">
        <w:t>symmetric key encryption</w:t>
      </w:r>
      <w:bookmarkEnd w:id="486"/>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487"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487"/>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 xml:space="preserve">(Putri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commentRangeStart w:id="488"/>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488"/>
      <w:r w:rsidR="00F77DB0">
        <w:rPr>
          <w:rStyle w:val="CommentReference"/>
        </w:rPr>
        <w:commentReference w:id="488"/>
      </w:r>
    </w:p>
    <w:p w14:paraId="68DDC828" w14:textId="3DF8499F" w:rsidR="008D0B12" w:rsidRPr="00B02BDE" w:rsidRDefault="008D0B12" w:rsidP="008D0B12">
      <w:pPr>
        <w:pStyle w:val="Caption"/>
        <w:jc w:val="center"/>
      </w:pPr>
      <w:bookmarkStart w:id="489" w:name="_Toc14464771"/>
      <w:bookmarkStart w:id="490" w:name="_Toc14464878"/>
      <w:bookmarkStart w:id="491" w:name="_Toc15564700"/>
      <w:r>
        <w:t xml:space="preserve">Figure </w:t>
      </w:r>
      <w:fldSimple w:instr=" SEQ Figure \* ARABIC ">
        <w:r w:rsidR="00075556">
          <w:rPr>
            <w:noProof/>
          </w:rPr>
          <w:t>13</w:t>
        </w:r>
      </w:fldSimple>
      <w:r>
        <w:t xml:space="preserve">: Diagram comparing the two most common algorithms in a </w:t>
      </w:r>
      <w:r w:rsidRPr="00B02BDE">
        <w:t xml:space="preserve">brute force attack (Putri </w:t>
      </w:r>
      <w:proofErr w:type="spellStart"/>
      <w:r w:rsidRPr="00B02BDE">
        <w:t>Ratna</w:t>
      </w:r>
      <w:proofErr w:type="spellEnd"/>
      <w:r w:rsidRPr="00B02BDE">
        <w:t xml:space="preserve"> et al., 2013)</w:t>
      </w:r>
      <w:bookmarkEnd w:id="489"/>
      <w:bookmarkEnd w:id="490"/>
      <w:bookmarkEnd w:id="491"/>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492" w:name="_Toc15564787"/>
      <w:bookmarkStart w:id="493" w:name="_Toc11959302"/>
      <w:r>
        <w:lastRenderedPageBreak/>
        <w:t>2.</w:t>
      </w:r>
      <w:r w:rsidR="007E5BBB">
        <w:t xml:space="preserve">6.4 </w:t>
      </w:r>
      <w:r>
        <w:t>Salt</w:t>
      </w:r>
      <w:r w:rsidR="007E5BBB">
        <w:t xml:space="preserve"> </w:t>
      </w:r>
      <w:r w:rsidR="00E40A77">
        <w:t>Encryption</w:t>
      </w:r>
      <w:bookmarkEnd w:id="492"/>
    </w:p>
    <w:p w14:paraId="208BE0CA" w14:textId="2F8C42B6"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w:t>
      </w:r>
      <w:ins w:id="494" w:author="Anna Lito Michala" w:date="2019-08-07T14:12:00Z">
        <w:r w:rsidR="00F77DB0">
          <w:rPr>
            <w:rFonts w:eastAsiaTheme="minorHAnsi"/>
          </w:rPr>
          <w:t xml:space="preserve">to </w:t>
        </w:r>
      </w:ins>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F77DB0">
        <w:rPr>
          <w:rFonts w:eastAsiaTheme="minorHAnsi"/>
          <w:i/>
          <w:iCs/>
          <w:rPrChange w:id="495" w:author="Anna Lito Michala" w:date="2019-08-07T14:13:00Z">
            <w:rPr>
              <w:rFonts w:eastAsiaTheme="minorHAnsi"/>
            </w:rPr>
          </w:rPrChange>
        </w:rPr>
        <w:t>salt</w:t>
      </w:r>
      <w:r>
        <w:rPr>
          <w:rFonts w:eastAsiaTheme="minorHAnsi"/>
        </w:rPr>
        <w:t xml:space="preserve">, passwords are not safe </w:t>
      </w:r>
      <w:del w:id="496" w:author="Anna Lito Michala" w:date="2019-08-07T14:12:00Z">
        <w:r w:rsidDel="00F77DB0">
          <w:rPr>
            <w:rFonts w:eastAsiaTheme="minorHAnsi"/>
          </w:rPr>
          <w:delText xml:space="preserve">in a </w:delText>
        </w:r>
      </w:del>
      <w:r w:rsidRPr="00F10A35">
        <w:rPr>
          <w:rFonts w:eastAsiaTheme="minorHAnsi"/>
        </w:rPr>
        <w:t xml:space="preserve">regardless </w:t>
      </w:r>
      <w:ins w:id="497" w:author="Anna Lito Michala" w:date="2019-08-07T14:12:00Z">
        <w:r w:rsidR="00F77DB0">
          <w:rPr>
            <w:rFonts w:eastAsiaTheme="minorHAnsi"/>
          </w:rPr>
          <w:t xml:space="preserve">of the </w:t>
        </w:r>
      </w:ins>
      <w:r w:rsidRPr="00F10A35">
        <w:rPr>
          <w:rFonts w:eastAsiaTheme="minorHAnsi"/>
        </w:rPr>
        <w:t xml:space="preserve">hashing protocol. A </w:t>
      </w:r>
      <w:r w:rsidRPr="00F77DB0">
        <w:rPr>
          <w:rFonts w:eastAsiaTheme="minorHAnsi"/>
          <w:i/>
          <w:iCs/>
          <w:rPrChange w:id="498" w:author="Anna Lito Michala" w:date="2019-08-07T14:13:00Z">
            <w:rPr>
              <w:rFonts w:eastAsiaTheme="minorHAnsi"/>
            </w:rPr>
          </w:rPrChange>
        </w:rPr>
        <w:t>salt</w:t>
      </w:r>
      <w:r w:rsidRPr="00F10A35">
        <w:rPr>
          <w:rFonts w:eastAsiaTheme="minorHAnsi"/>
        </w:rPr>
        <w:t xml:space="preserve"> is a random value that is considered cryptographically-str</w:t>
      </w:r>
      <w:ins w:id="499" w:author="Anna Lito Michala" w:date="2019-08-07T14:13:00Z">
        <w:r w:rsidR="00F77DB0">
          <w:rPr>
            <w:rFonts w:eastAsiaTheme="minorHAnsi"/>
          </w:rPr>
          <w:t>o</w:t>
        </w:r>
      </w:ins>
      <w:del w:id="500" w:author="Anna Lito Michala" w:date="2019-08-07T14:13:00Z">
        <w:r w:rsidRPr="00F10A35" w:rsidDel="00F77DB0">
          <w:rPr>
            <w:rFonts w:eastAsiaTheme="minorHAnsi"/>
          </w:rPr>
          <w:delText>i</w:delText>
        </w:r>
      </w:del>
      <w:r w:rsidRPr="00F10A35">
        <w:rPr>
          <w:rFonts w:eastAsiaTheme="minorHAnsi"/>
        </w:rPr>
        <w:t xml:space="preserve">ng while being fixed length </w:t>
      </w:r>
      <w:r w:rsidRPr="00F10A35">
        <w:t>(Arias, 2018)</w:t>
      </w:r>
      <w:r w:rsidRPr="00F10A35">
        <w:rPr>
          <w:rFonts w:eastAsiaTheme="minorHAnsi"/>
        </w:rPr>
        <w:t xml:space="preserve">. This </w:t>
      </w:r>
      <w:r w:rsidRPr="00F77DB0">
        <w:rPr>
          <w:rFonts w:eastAsiaTheme="minorHAnsi"/>
          <w:i/>
          <w:iCs/>
          <w:rPrChange w:id="501" w:author="Anna Lito Michala" w:date="2019-08-07T14:13:00Z">
            <w:rPr>
              <w:rFonts w:eastAsiaTheme="minorHAnsi"/>
            </w:rPr>
          </w:rPrChange>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w:t>
      </w:r>
      <w:del w:id="502" w:author="Anna Lito Michala" w:date="2019-08-07T14:13:00Z">
        <w:r w:rsidDel="00F77DB0">
          <w:rPr>
            <w:rFonts w:eastAsiaTheme="minorHAnsi"/>
          </w:rPr>
          <w:delText xml:space="preserve">with </w:delText>
        </w:r>
      </w:del>
      <w:ins w:id="503" w:author="Anna Lito Michala" w:date="2019-08-07T14:13:00Z">
        <w:r w:rsidR="00F77DB0">
          <w:rPr>
            <w:rFonts w:eastAsiaTheme="minorHAnsi"/>
          </w:rPr>
          <w:t xml:space="preserve">in </w:t>
        </w:r>
      </w:ins>
      <w:r>
        <w:rPr>
          <w:rFonts w:eastAsiaTheme="minorHAnsi"/>
        </w:rPr>
        <w:t xml:space="preserve">traditional solo hashing. This suggests that when hashing passwords, a </w:t>
      </w:r>
      <w:r w:rsidRPr="00F77DB0">
        <w:rPr>
          <w:rFonts w:eastAsiaTheme="minorHAnsi"/>
          <w:i/>
          <w:iCs/>
          <w:rPrChange w:id="504" w:author="Anna Lito Michala" w:date="2019-08-07T14:14:00Z">
            <w:rPr>
              <w:rFonts w:eastAsiaTheme="minorHAnsi"/>
            </w:rPr>
          </w:rPrChange>
        </w:rPr>
        <w:t>salt</w:t>
      </w:r>
      <w:r>
        <w:rPr>
          <w:rFonts w:eastAsiaTheme="minorHAnsi"/>
        </w:rPr>
        <w:t xml:space="preserve"> should be always added to give an additional layer of security.  </w:t>
      </w:r>
    </w:p>
    <w:bookmarkEnd w:id="493"/>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505" w:name="_Toc15564788"/>
      <w:bookmarkStart w:id="506" w:name="_Toc11075221"/>
      <w:bookmarkStart w:id="507" w:name="_Toc11959305"/>
      <w:bookmarkEnd w:id="394"/>
      <w:r>
        <w:t>2.7</w:t>
      </w:r>
      <w:r w:rsidR="00A00267">
        <w:t xml:space="preserve"> Message Integrity</w:t>
      </w:r>
      <w:bookmarkEnd w:id="505"/>
    </w:p>
    <w:p w14:paraId="67771023" w14:textId="77777777" w:rsidR="00A00267" w:rsidRDefault="00A00267" w:rsidP="00A00267"/>
    <w:p w14:paraId="5DB2F118" w14:textId="77777777" w:rsidR="00D5068A" w:rsidRDefault="00D5068A" w:rsidP="00A00267">
      <w:r>
        <w:t xml:space="preserve">When transporting sensitive data such as private images or messages, message integrity is essential. There are various strategies to protect </w:t>
      </w:r>
      <w:commentRangeStart w:id="508"/>
      <w:r>
        <w:t xml:space="preserve">against third parties </w:t>
      </w:r>
      <w:commentRangeEnd w:id="508"/>
      <w:r w:rsidR="006A397C">
        <w:rPr>
          <w:rStyle w:val="CommentReference"/>
        </w:rPr>
        <w:commentReference w:id="508"/>
      </w:r>
      <w:r>
        <w:t>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509" w:name="_Toc15564789"/>
      <w:r>
        <w:t>2.7</w:t>
      </w:r>
      <w:r w:rsidR="00D5068A">
        <w:t>.1 Hash Algorithms</w:t>
      </w:r>
      <w:bookmarkEnd w:id="509"/>
    </w:p>
    <w:p w14:paraId="3D606D7D" w14:textId="77777777" w:rsidR="00D5068A" w:rsidRDefault="00D5068A" w:rsidP="00A00267">
      <w:r>
        <w:t xml:space="preserve">As previously </w:t>
      </w:r>
      <w:commentRangeStart w:id="510"/>
      <w:r>
        <w:t>mentioned</w:t>
      </w:r>
      <w:commentRangeEnd w:id="510"/>
      <w:r w:rsidR="006A397C">
        <w:rPr>
          <w:rStyle w:val="CommentReference"/>
        </w:rPr>
        <w:commentReference w:id="510"/>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511"/>
      <w:r>
        <w:t xml:space="preserve">(change?) </w:t>
      </w:r>
      <w:commentRangeEnd w:id="511"/>
      <w:r w:rsidR="006A397C">
        <w:rPr>
          <w:rStyle w:val="CommentReference"/>
        </w:rPr>
        <w:commentReference w:id="511"/>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512" w:name="_Toc15564790"/>
      <w:r>
        <w:t>2.7</w:t>
      </w:r>
      <w:r w:rsidR="00D5068A">
        <w:t>.2 Message Authentication Code Algorithms</w:t>
      </w:r>
      <w:bookmarkEnd w:id="512"/>
    </w:p>
    <w:p w14:paraId="7842AFB8" w14:textId="77777777" w:rsidR="00D5068A" w:rsidRDefault="00D5068A" w:rsidP="00A00267">
      <w:r>
        <w:t>MACs</w:t>
      </w:r>
      <w:r w:rsidR="00111CD4">
        <w:t xml:space="preserve"> add</w:t>
      </w:r>
      <w:del w:id="513" w:author="Anna Lito Michala" w:date="2019-08-07T14:38:00Z">
        <w:r w:rsidR="00111CD4" w:rsidDel="006A397C">
          <w:delText>ed</w:delText>
        </w:r>
      </w:del>
      <w:r w:rsidR="00111CD4">
        <w:t xml:space="preserve"> to the security provided by hash algorithms by adding a layer of </w:t>
      </w:r>
      <w:commentRangeStart w:id="514"/>
      <w:r w:rsidR="00111CD4">
        <w:t>authentication</w:t>
      </w:r>
      <w:commentRangeEnd w:id="514"/>
      <w:r w:rsidR="006A397C">
        <w:rPr>
          <w:rStyle w:val="CommentReference"/>
        </w:rPr>
        <w:commentReference w:id="514"/>
      </w:r>
      <w:r w:rsidR="00111CD4">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515" w:name="_Toc15564791"/>
      <w:r>
        <w:t>2</w:t>
      </w:r>
      <w:r w:rsidR="008367BA">
        <w:t>.7</w:t>
      </w:r>
      <w:r w:rsidR="00111CD4">
        <w:t>.3 Digital Signatures</w:t>
      </w:r>
      <w:bookmarkEnd w:id="515"/>
    </w:p>
    <w:p w14:paraId="270EFFF4" w14:textId="0B6F2DB0" w:rsidR="00111CD4" w:rsidRDefault="00111CD4" w:rsidP="00111CD4">
      <w:r>
        <w:t xml:space="preserve">Digital signatures improve upon the MAC method of securing MQTT messages by ensuring non-repudiations of the message </w:t>
      </w:r>
      <w:commentRangeStart w:id="516"/>
      <w:r>
        <w:t>sent</w:t>
      </w:r>
      <w:commentRangeEnd w:id="516"/>
      <w:r w:rsidR="006A397C">
        <w:rPr>
          <w:rStyle w:val="CommentReference"/>
        </w:rPr>
        <w:commentReference w:id="516"/>
      </w:r>
      <w:r>
        <w:t xml:space="preserve">. This utilises asymmetric key encryption, meaning only the sender of the message with access to the private key can generate the digital stamp. The </w:t>
      </w:r>
      <w:del w:id="517" w:author="Anna Lito Michala" w:date="2019-08-07T14:40:00Z">
        <w:r w:rsidDel="006A397C">
          <w:delText xml:space="preserve">main </w:delText>
        </w:r>
      </w:del>
      <w:r>
        <w:t xml:space="preserve">fundamental difference between this and the former method is </w:t>
      </w:r>
      <w:ins w:id="518" w:author="Anna Lito Michala" w:date="2019-08-07T14:40:00Z">
        <w:r w:rsidR="006A397C">
          <w:t xml:space="preserve">that </w:t>
        </w:r>
      </w:ins>
      <w:r>
        <w:t>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w:t>
      </w:r>
      <w:commentRangeStart w:id="519"/>
      <w:r w:rsidR="00EF33BF" w:rsidRPr="00633591">
        <w:t>repudiation</w:t>
      </w:r>
      <w:commentRangeEnd w:id="519"/>
      <w:r w:rsidR="006A397C">
        <w:rPr>
          <w:rStyle w:val="CommentReference"/>
        </w:rPr>
        <w:commentReference w:id="519"/>
      </w:r>
      <w:r w:rsidR="00EF33BF" w:rsidRPr="00633591">
        <w:t>.</w:t>
      </w:r>
    </w:p>
    <w:p w14:paraId="2A59BC07" w14:textId="77777777" w:rsidR="00D5068A" w:rsidRDefault="00D5068A" w:rsidP="00A00267"/>
    <w:p w14:paraId="4F8F20A0" w14:textId="77777777" w:rsidR="00577B12" w:rsidRDefault="00577B12" w:rsidP="00577B12">
      <w:pPr>
        <w:pStyle w:val="Heading2"/>
      </w:pPr>
      <w:bookmarkStart w:id="520" w:name="_Toc15564792"/>
      <w:r>
        <w:t>2.8 Facial Recognition</w:t>
      </w:r>
      <w:bookmarkEnd w:id="520"/>
    </w:p>
    <w:p w14:paraId="40E369ED" w14:textId="77777777" w:rsidR="00577B12" w:rsidRDefault="00577B12" w:rsidP="00577B12">
      <w:pPr>
        <w:keepNext/>
        <w:keepLines/>
      </w:pPr>
    </w:p>
    <w:p w14:paraId="6F636DBB" w14:textId="297E05C7" w:rsidR="00577B12" w:rsidRDefault="00577B12" w:rsidP="00577B12">
      <w:pPr>
        <w:keepNext/>
        <w:keepLines/>
      </w:pPr>
      <w:r>
        <w:t>This section covers the numerous options of face recognition algorithms. As face recognition in general</w:t>
      </w:r>
      <w:del w:id="521" w:author="Anna Lito Michala" w:date="2019-08-07T14:42:00Z">
        <w:r w:rsidDel="006A397C">
          <w:delText>ly</w:delText>
        </w:r>
      </w:del>
      <w:r>
        <w:t xml:space="preserve"> is computationally expensive, limits are imposed in terms of computational power as the Raspberry Pi’s </w:t>
      </w:r>
      <w:ins w:id="522" w:author="Anna Lito Michala" w:date="2019-08-07T14:42:00Z">
        <w:r w:rsidR="006A397C">
          <w:t xml:space="preserve">capability </w:t>
        </w:r>
      </w:ins>
      <w:del w:id="523" w:author="Anna Lito Michala" w:date="2019-08-07T14:42:00Z">
        <w:r w:rsidDel="006A397C">
          <w:delText xml:space="preserve">processing power </w:delText>
        </w:r>
      </w:del>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524" w:name="_Toc15564793"/>
      <w:r>
        <w:t xml:space="preserve">2.8.1 </w:t>
      </w:r>
      <w:proofErr w:type="spellStart"/>
      <w:r>
        <w:t>Haar</w:t>
      </w:r>
      <w:proofErr w:type="spellEnd"/>
      <w:r>
        <w:t xml:space="preserve"> Cascade</w:t>
      </w:r>
      <w:bookmarkEnd w:id="524"/>
    </w:p>
    <w:p w14:paraId="47E080C6" w14:textId="4CF6C441"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w:t>
      </w:r>
      <w:commentRangeStart w:id="525"/>
      <w:r>
        <w:t>detection</w:t>
      </w:r>
      <w:commentRangeEnd w:id="525"/>
      <w:r w:rsidR="00CB1E67">
        <w:rPr>
          <w:rStyle w:val="CommentReference"/>
        </w:rPr>
        <w:commentReference w:id="525"/>
      </w:r>
      <w:r>
        <w:t>.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w:t>
      </w:r>
      <w:ins w:id="526" w:author="Anna Lito Michala" w:date="2019-08-07T14:44:00Z">
        <w:r w:rsidR="00CB1E67">
          <w:t>,</w:t>
        </w:r>
      </w:ins>
      <w:r>
        <w:t xml:space="preserv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w:t>
      </w:r>
      <w:ins w:id="527" w:author="Anna Lito Michala" w:date="2019-08-07T14:45:00Z">
        <w:r w:rsidR="00CB1E67">
          <w:t>,</w:t>
        </w:r>
      </w:ins>
      <w:r w:rsidRPr="00301AC1">
        <w:t xml:space="preserve"> to calculate every single feature</w:t>
      </w:r>
      <w:del w:id="528" w:author="Anna Lito Michala" w:date="2019-08-07T14:46:00Z">
        <w:r w:rsidRPr="00301AC1" w:rsidDel="00CB1E67">
          <w:delText>,</w:delText>
        </w:r>
      </w:del>
      <w:r w:rsidRPr="00301AC1">
        <w:t xml:space="preserve"> </w:t>
      </w:r>
      <w:del w:id="529" w:author="Anna Lito Michala" w:date="2019-08-07T14:46:00Z">
        <w:r w:rsidRPr="00301AC1" w:rsidDel="00CB1E67">
          <w:delText xml:space="preserve">there </w:delText>
        </w:r>
      </w:del>
      <w:r w:rsidRPr="00301AC1">
        <w:t xml:space="preserve">is very computationally expensive (Docs.opencv.org, </w:t>
      </w:r>
      <w:commentRangeStart w:id="530"/>
      <w:r w:rsidRPr="00301AC1">
        <w:t>n.d</w:t>
      </w:r>
      <w:commentRangeEnd w:id="530"/>
      <w:r w:rsidR="00CB1E67">
        <w:rPr>
          <w:rStyle w:val="CommentReference"/>
        </w:rPr>
        <w:commentReference w:id="530"/>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4347" cy="2997321"/>
                    </a:xfrm>
                    <a:prstGeom prst="rect">
                      <a:avLst/>
                    </a:prstGeom>
                  </pic:spPr>
                </pic:pic>
              </a:graphicData>
            </a:graphic>
          </wp:inline>
        </w:drawing>
      </w:r>
    </w:p>
    <w:p w14:paraId="244E3D58" w14:textId="7013693B" w:rsidR="00577B12" w:rsidRDefault="00577B12" w:rsidP="00577B12">
      <w:pPr>
        <w:pStyle w:val="Caption"/>
        <w:jc w:val="center"/>
      </w:pPr>
      <w:bookmarkStart w:id="531" w:name="_Toc14464772"/>
      <w:bookmarkStart w:id="532" w:name="_Toc14464879"/>
      <w:bookmarkStart w:id="533" w:name="_Toc15564701"/>
      <w:r>
        <w:t xml:space="preserve">Figure </w:t>
      </w:r>
      <w:fldSimple w:instr=" SEQ Figure \* ARABIC ">
        <w:r w:rsidR="00075556">
          <w:rPr>
            <w:noProof/>
          </w:rPr>
          <w:t>14</w:t>
        </w:r>
      </w:fldSimple>
      <w:r>
        <w:t xml:space="preserve">: Diagram showing the most commonly detect features in the </w:t>
      </w:r>
      <w:proofErr w:type="spellStart"/>
      <w:r>
        <w:t>Haar</w:t>
      </w:r>
      <w:proofErr w:type="spellEnd"/>
      <w:r>
        <w:t xml:space="preserve"> Cascade algorithm</w:t>
      </w:r>
      <w:bookmarkEnd w:id="531"/>
      <w:bookmarkEnd w:id="532"/>
      <w:bookmarkEnd w:id="533"/>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w:t>
      </w:r>
      <w:commentRangeStart w:id="534"/>
      <w:r>
        <w:t>implemented</w:t>
      </w:r>
      <w:commentRangeEnd w:id="534"/>
      <w:r w:rsidR="00CB1E67">
        <w:rPr>
          <w:rStyle w:val="CommentReference"/>
        </w:rPr>
        <w:commentReference w:id="534"/>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535" w:name="_Toc15564794"/>
      <w:r>
        <w:t>2.8.2 Histogram of Oriented Gradients</w:t>
      </w:r>
      <w:bookmarkEnd w:id="535"/>
    </w:p>
    <w:p w14:paraId="6FD28F18" w14:textId="41AD6A7D"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w:t>
      </w:r>
      <w:del w:id="536" w:author="Anna Lito Michala" w:date="2019-08-07T14:56:00Z">
        <w:r w:rsidDel="00343519">
          <w:delText xml:space="preserve">the </w:delText>
        </w:r>
      </w:del>
      <w:del w:id="537" w:author="Anna Lito Michala" w:date="2019-08-07T14:55:00Z">
        <w:r w:rsidDel="00343519">
          <w:delText>following formula</w:delText>
        </w:r>
      </w:del>
      <w:ins w:id="538" w:author="Anna Lito Michala" w:date="2019-08-07T14:55:00Z">
        <w:r w:rsidR="00343519">
          <w:t>Equations 1 and 2</w:t>
        </w:r>
      </w:ins>
      <w:r>
        <w:t>:</w:t>
      </w:r>
    </w:p>
    <w:p w14:paraId="7BC88390" w14:textId="77777777" w:rsidR="00577B12" w:rsidRDefault="00577B12" w:rsidP="00577B12">
      <w:pPr>
        <w:keepNext/>
        <w:keepLines/>
      </w:pPr>
    </w:p>
    <w:p w14:paraId="566C2CDD" w14:textId="2A35F2F3"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ins w:id="539" w:author="Anna Lito Michala" w:date="2019-08-07T14:55:00Z">
        <w:r w:rsidR="00343519">
          <w:rPr>
            <w:rFonts w:cs="Times New Roman"/>
            <w:szCs w:val="24"/>
          </w:rPr>
          <w:t xml:space="preserve"> (1)</w:t>
        </w:r>
      </w:ins>
    </w:p>
    <w:p w14:paraId="0F01F660" w14:textId="77777777" w:rsidR="00577B12" w:rsidRDefault="00577B12" w:rsidP="00577B12">
      <w:pPr>
        <w:keepNext/>
        <w:keepLines/>
        <w:jc w:val="center"/>
        <w:rPr>
          <w:szCs w:val="24"/>
        </w:rPr>
      </w:pPr>
    </w:p>
    <w:p w14:paraId="59557D6A" w14:textId="088717EC"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ins w:id="540" w:author="Anna Lito Michala" w:date="2019-08-07T14:55:00Z">
        <w:r w:rsidR="00343519">
          <w:rPr>
            <w:sz w:val="25"/>
            <w:szCs w:val="25"/>
          </w:rPr>
          <w:t xml:space="preserve">  (2)</w:t>
        </w:r>
      </w:ins>
    </w:p>
    <w:p w14:paraId="3FB942B8" w14:textId="77777777" w:rsidR="00577B12" w:rsidRDefault="00577B12" w:rsidP="00577B12">
      <w:pPr>
        <w:keepNext/>
        <w:keepLines/>
        <w:tabs>
          <w:tab w:val="left" w:pos="900"/>
        </w:tabs>
      </w:pPr>
    </w:p>
    <w:p w14:paraId="4141664F" w14:textId="5A146E59"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del w:id="541" w:author="Anna Lito Michala" w:date="2019-08-07T14:56:00Z">
        <w:r w:rsidRPr="00990CCD" w:rsidDel="00343519">
          <w:rPr>
            <w:rFonts w:eastAsiaTheme="majorEastAsia"/>
          </w:rPr>
          <w:delText>(</w:delText>
        </w:r>
      </w:del>
      <w:r w:rsidRPr="00990CCD">
        <w:rPr>
          <w:rFonts w:eastAsiaTheme="majorEastAsia"/>
        </w:rPr>
        <w:t xml:space="preserve">Noman, Yousaf and </w:t>
      </w:r>
      <w:proofErr w:type="spellStart"/>
      <w:r w:rsidRPr="00990CCD">
        <w:rPr>
          <w:rFonts w:eastAsiaTheme="majorEastAsia"/>
        </w:rPr>
        <w:t>Velastin</w:t>
      </w:r>
      <w:proofErr w:type="spellEnd"/>
      <w:r w:rsidRPr="00990CCD">
        <w:rPr>
          <w:rFonts w:eastAsiaTheme="majorEastAsia"/>
        </w:rPr>
        <w:t xml:space="preserve">, </w:t>
      </w:r>
      <w:ins w:id="542" w:author="Anna Lito Michala" w:date="2019-08-07T14:56:00Z">
        <w:r w:rsidR="00343519">
          <w:rPr>
            <w:rFonts w:eastAsiaTheme="majorEastAsia"/>
          </w:rPr>
          <w:t>(</w:t>
        </w:r>
      </w:ins>
      <w:r w:rsidRPr="00990CCD">
        <w:rPr>
          <w:rFonts w:eastAsiaTheme="majorEastAsia"/>
        </w:rPr>
        <w:t>2016)</w:t>
      </w:r>
      <w:r w:rsidRPr="00990CCD">
        <w:t xml:space="preserve">, </w:t>
      </w:r>
      <w:del w:id="543" w:author="Anna Lito Michala" w:date="2019-08-07T14:56:00Z">
        <w:r w:rsidRPr="00990CCD" w:rsidDel="00343519">
          <w:delText xml:space="preserve">it is </w:delText>
        </w:r>
      </w:del>
      <w:r w:rsidRPr="00990CCD">
        <w:t>demonstrate</w:t>
      </w:r>
      <w:del w:id="544" w:author="Anna Lito Michala" w:date="2019-08-07T14:56:00Z">
        <w:r w:rsidRPr="00990CCD" w:rsidDel="00343519">
          <w:delText>d</w:delText>
        </w:r>
      </w:del>
      <w:r w:rsidRPr="00990CCD">
        <w:t xml:space="preserve"> that human detection in real time is possible using a simple Raspberry Pi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w:t>
      </w:r>
      <w:del w:id="545" w:author="Anna Lito Michala" w:date="2019-08-07T14:57:00Z">
        <w:r w:rsidDel="00343519">
          <w:delText>experiment</w:delText>
        </w:r>
      </w:del>
      <w:ins w:id="546" w:author="Anna Lito Michala" w:date="2019-08-07T14:57:00Z">
        <w:r w:rsidR="00343519">
          <w:t>thesis</w:t>
        </w:r>
      </w:ins>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547" w:name="_Toc15564795"/>
      <w:bookmarkEnd w:id="506"/>
      <w:bookmarkEnd w:id="507"/>
      <w:r>
        <w:lastRenderedPageBreak/>
        <w:t>2.9</w:t>
      </w:r>
      <w:r w:rsidR="008D0B12">
        <w:t xml:space="preserve"> Security Guidelines for Internet of Things</w:t>
      </w:r>
      <w:bookmarkStart w:id="548" w:name="_Toc11959295"/>
      <w:bookmarkEnd w:id="547"/>
    </w:p>
    <w:p w14:paraId="2B4557BA" w14:textId="77777777" w:rsidR="008D0B12" w:rsidRDefault="008D0B12" w:rsidP="008D0B12"/>
    <w:p w14:paraId="1E433AA3" w14:textId="389ADCE8"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ins w:id="549" w:author="Anna Lito Michala" w:date="2019-08-07T14:58:00Z">
        <w:r w:rsidR="00343519">
          <w:rPr>
            <w:szCs w:val="24"/>
          </w:rPr>
          <w:t xml:space="preserve"> presented in Table 6.</w:t>
        </w:r>
      </w:ins>
      <w:del w:id="550" w:author="Anna Lito Michala" w:date="2019-08-07T14:58:00Z">
        <w:r w:rsidDel="00343519">
          <w:rPr>
            <w:szCs w:val="24"/>
          </w:rPr>
          <w:delText>:</w:delText>
        </w:r>
      </w:del>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1F82D33" w:rsidR="008D0B12" w:rsidRDefault="008D0B12" w:rsidP="008D0B12">
      <w:pPr>
        <w:pStyle w:val="Caption"/>
        <w:jc w:val="center"/>
      </w:pPr>
      <w:bookmarkStart w:id="551" w:name="_Toc14464889"/>
      <w:r>
        <w:t xml:space="preserve">Table </w:t>
      </w:r>
      <w:fldSimple w:instr=" SEQ Table \* ARABIC ">
        <w:r w:rsidR="00190253">
          <w:rPr>
            <w:noProof/>
          </w:rPr>
          <w:t>6</w:t>
        </w:r>
      </w:fldSimple>
      <w:r>
        <w:t>: Relevant IoT best practices in relation to the project</w:t>
      </w:r>
      <w:bookmarkEnd w:id="551"/>
    </w:p>
    <w:bookmarkEnd w:id="548"/>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552" w:name="_Toc11959306"/>
      <w:r>
        <w:br w:type="page"/>
      </w:r>
    </w:p>
    <w:p w14:paraId="7E3387EA" w14:textId="77777777" w:rsidR="00FB1EBF" w:rsidRDefault="00FE49A4" w:rsidP="00190253">
      <w:pPr>
        <w:pStyle w:val="Heading1"/>
      </w:pPr>
      <w:bookmarkStart w:id="553" w:name="_Toc15564796"/>
      <w:r>
        <w:lastRenderedPageBreak/>
        <w:t>3.0 Technology Review</w:t>
      </w:r>
      <w:bookmarkEnd w:id="552"/>
      <w:bookmarkEnd w:id="553"/>
    </w:p>
    <w:p w14:paraId="19F21A0A" w14:textId="77777777" w:rsidR="00A87CA6" w:rsidRDefault="00A87CA6" w:rsidP="00A87CA6"/>
    <w:p w14:paraId="77DDB930" w14:textId="0650BDFE" w:rsidR="00312990" w:rsidRDefault="00312990" w:rsidP="00A87CA6">
      <w:r>
        <w:t xml:space="preserve">This section details the various technologies proposed to carry out the </w:t>
      </w:r>
      <w:del w:id="554" w:author="Anna Lito Michala" w:date="2019-08-07T15:02:00Z">
        <w:r w:rsidDel="00343519">
          <w:delText>experiment</w:delText>
        </w:r>
      </w:del>
      <w:ins w:id="555" w:author="Anna Lito Michala" w:date="2019-08-07T15:02:00Z">
        <w:r w:rsidR="00343519">
          <w:t>development and verification of the proposed system</w:t>
        </w:r>
      </w:ins>
      <w:r>
        <w: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556" w:name="_Toc15564797"/>
      <w:r>
        <w:t>3.1</w:t>
      </w:r>
      <w:r w:rsidR="00492A64">
        <w:t xml:space="preserve"> </w:t>
      </w:r>
      <w:r w:rsidR="007E5482">
        <w:t>Hardware Selection</w:t>
      </w:r>
      <w:bookmarkEnd w:id="5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del w:id="557" w:author="Anna Lito Michala" w:date="2019-08-07T15:03:00Z">
        <w:r w:rsidR="00C179E1" w:rsidDel="00343519">
          <w:delText>.</w:delText>
        </w:r>
      </w:del>
      <w:r w:rsidR="000F22E0">
        <w:t xml:space="preserve"> </w:t>
      </w:r>
      <w:r w:rsidR="000F22E0">
        <w:rPr>
          <w:rStyle w:val="selectable"/>
          <w:color w:val="000000"/>
        </w:rPr>
        <w:t xml:space="preserve">(Abdalla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3551" cy="1643841"/>
                    </a:xfrm>
                    <a:prstGeom prst="rect">
                      <a:avLst/>
                    </a:prstGeom>
                  </pic:spPr>
                </pic:pic>
              </a:graphicData>
            </a:graphic>
          </wp:inline>
        </w:drawing>
      </w:r>
    </w:p>
    <w:p w14:paraId="4447E9E8" w14:textId="19AB23C1" w:rsidR="00A87CA6" w:rsidRDefault="000F22E0" w:rsidP="000F22E0">
      <w:pPr>
        <w:pStyle w:val="Caption"/>
        <w:jc w:val="center"/>
      </w:pPr>
      <w:bookmarkStart w:id="558" w:name="_Toc14464773"/>
      <w:bookmarkStart w:id="559" w:name="_Toc14464880"/>
      <w:bookmarkStart w:id="560" w:name="_Toc15564702"/>
      <w:r>
        <w:t xml:space="preserve">Figure </w:t>
      </w:r>
      <w:fldSimple w:instr=" SEQ Figure \* ARABIC ">
        <w:r w:rsidR="00075556">
          <w:rPr>
            <w:noProof/>
          </w:rPr>
          <w:t>15</w:t>
        </w:r>
      </w:fldSimple>
      <w:r>
        <w:t>: Raspberry Pi Model 3b</w:t>
      </w:r>
      <w:bookmarkEnd w:id="558"/>
      <w:bookmarkEnd w:id="559"/>
      <w:bookmarkEnd w:id="560"/>
    </w:p>
    <w:p w14:paraId="15E54D50" w14:textId="77777777" w:rsidR="0051073F" w:rsidRDefault="0051073F" w:rsidP="0051073F"/>
    <w:p w14:paraId="18D3BC59" w14:textId="77777777" w:rsidR="00312990" w:rsidRDefault="00312990" w:rsidP="00312990">
      <w:pPr>
        <w:pStyle w:val="Heading2"/>
      </w:pPr>
      <w:bookmarkStart w:id="561" w:name="_Toc15564798"/>
      <w:r>
        <w:t>3.2 Operating System</w:t>
      </w:r>
      <w:r w:rsidR="00614919">
        <w:t xml:space="preserve"> Selection</w:t>
      </w:r>
      <w:bookmarkEnd w:id="561"/>
    </w:p>
    <w:p w14:paraId="0DED6459" w14:textId="77777777" w:rsidR="00312990" w:rsidRDefault="00312990" w:rsidP="00312990"/>
    <w:p w14:paraId="672F5EC8" w14:textId="77777777" w:rsidR="00614919" w:rsidRDefault="00614919" w:rsidP="00614919">
      <w:pPr>
        <w:pStyle w:val="Heading3"/>
      </w:pPr>
      <w:bookmarkStart w:id="562" w:name="_Toc15564799"/>
      <w:r>
        <w:t>3.2.1 Raspberry Pi Operating System</w:t>
      </w:r>
      <w:bookmarkEnd w:id="562"/>
    </w:p>
    <w:p w14:paraId="1F53FE31" w14:textId="2D3DDB68" w:rsidR="00312990" w:rsidRDefault="00312990" w:rsidP="00312990">
      <w:r>
        <w:t xml:space="preserve">While there are multiple </w:t>
      </w:r>
      <w:del w:id="563" w:author="Anna Lito Michala" w:date="2019-08-07T15:03:00Z">
        <w:r w:rsidDel="00343519">
          <w:delText xml:space="preserve">available </w:delText>
        </w:r>
      </w:del>
      <w:r>
        <w:t xml:space="preserve">OS systems available for the Raspberry Pi, Raspbian is currently the </w:t>
      </w:r>
      <w:del w:id="564" w:author="Anna Lito Michala" w:date="2019-08-07T15:04:00Z">
        <w:r w:rsidDel="00343519">
          <w:delText xml:space="preserve">most </w:delText>
        </w:r>
      </w:del>
      <w:r>
        <w:t xml:space="preserve">recommend, having been designed specifically for the Raspberry Pi </w:t>
      </w:r>
      <w:del w:id="565" w:author="Anna Lito Michala" w:date="2019-08-07T15:04:00Z">
        <w:r w:rsidDel="00343519">
          <w:delText xml:space="preserve">model </w:delText>
        </w:r>
      </w:del>
      <w:r w:rsidRPr="0035115D">
        <w:t xml:space="preserve">(Raspbian.org, </w:t>
      </w:r>
      <w:commentRangeStart w:id="566"/>
      <w:r w:rsidRPr="0035115D">
        <w:t>n.d</w:t>
      </w:r>
      <w:commentRangeEnd w:id="566"/>
      <w:r w:rsidR="00343519">
        <w:rPr>
          <w:rStyle w:val="CommentReference"/>
        </w:rPr>
        <w:commentReference w:id="566"/>
      </w:r>
      <w:r w:rsidRPr="0035115D">
        <w:t>.)</w:t>
      </w:r>
      <w:r>
        <w:t xml:space="preserve">. Raspbian is an operating system based on the Linux </w:t>
      </w:r>
      <w:r w:rsidRPr="0035115D">
        <w:t>distribution Debian</w:t>
      </w:r>
      <w:r>
        <w:t xml:space="preserve">, meaning it has all the features of a standard Linux operating system while being lightweight and designed for the </w:t>
      </w:r>
      <w:proofErr w:type="spellStart"/>
      <w:ins w:id="567" w:author="Anna Lito Michala" w:date="2019-08-07T15:04:00Z">
        <w:r w:rsidR="00343519">
          <w:t>R</w:t>
        </w:r>
      </w:ins>
      <w:r>
        <w:t>Pi</w:t>
      </w:r>
      <w:proofErr w:type="spellEnd"/>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568" w:name="_Toc15564800"/>
      <w:r>
        <w:t>3.2.2 Cyber Security Operating System</w:t>
      </w:r>
      <w:bookmarkEnd w:id="568"/>
    </w:p>
    <w:p w14:paraId="4C491D91" w14:textId="3232C210" w:rsidR="00614919" w:rsidRPr="005F5842" w:rsidRDefault="00614919" w:rsidP="00614919">
      <w:pPr>
        <w:keepNext/>
        <w:keepLines/>
      </w:pPr>
      <w:r>
        <w:t xml:space="preserve">Currently, the standard operating system used in cyber security and digital forensics is Kali Linux, derived from the Linux distribution Debian. The operating system contains over 300 programs and tools used in </w:t>
      </w:r>
      <w:r w:rsidRPr="009D28F6">
        <w:t>ethnical hacking, making it the gold</w:t>
      </w:r>
      <w:ins w:id="569" w:author="Anna Lito Michala" w:date="2019-08-07T15:04:00Z">
        <w:r w:rsidR="00343519">
          <w:t>e</w:t>
        </w:r>
      </w:ins>
      <w:ins w:id="570" w:author="Anna Lito Michala" w:date="2019-08-07T15:05:00Z">
        <w:r w:rsidR="00343519">
          <w:t>n</w:t>
        </w:r>
      </w:ins>
      <w:r w:rsidRPr="009D28F6">
        <w:t xml:space="preserve"> standard for carrying out simulated attacks.</w:t>
      </w:r>
      <w:del w:id="571" w:author="Anna Lito Michala" w:date="2019-08-07T15:05:00Z">
        <w:r w:rsidRPr="009D28F6" w:rsidDel="00343519">
          <w:delText xml:space="preserve"> In</w:delText>
        </w:r>
      </w:del>
      <w:r w:rsidRPr="009D28F6">
        <w:t xml:space="preserve"> </w:t>
      </w:r>
      <w:del w:id="572" w:author="Anna Lito Michala" w:date="2019-08-07T15:05:00Z">
        <w:r w:rsidRPr="009D28F6" w:rsidDel="00343519">
          <w:delText>the 2016 paper (</w:delText>
        </w:r>
      </w:del>
      <w:r w:rsidRPr="009D28F6">
        <w:t xml:space="preserve">Liang et al., </w:t>
      </w:r>
      <w:ins w:id="573" w:author="Anna Lito Michala" w:date="2019-08-07T15:05:00Z">
        <w:r w:rsidR="00343519">
          <w:t>(</w:t>
        </w:r>
      </w:ins>
      <w:r w:rsidRPr="009D28F6">
        <w:t xml:space="preserve">2016), </w:t>
      </w:r>
      <w:ins w:id="574" w:author="Anna Lito Michala" w:date="2019-08-07T15:05:00Z">
        <w:r w:rsidR="00DD272F">
          <w:t xml:space="preserve">present </w:t>
        </w:r>
      </w:ins>
      <w:r w:rsidRPr="009D28F6">
        <w:t>three</w:t>
      </w:r>
      <w:r>
        <w:t xml:space="preserve"> different types of DoS attacks</w:t>
      </w:r>
      <w:del w:id="575" w:author="Anna Lito Michala" w:date="2019-08-07T15:05:00Z">
        <w:r w:rsidDel="00DD272F">
          <w:delText xml:space="preserve"> were carried out</w:delText>
        </w:r>
      </w:del>
      <w:r>
        <w:t>, resulting in all three being successful against a small IoT device</w:t>
      </w:r>
      <w:ins w:id="576" w:author="Anna Lito Michala" w:date="2019-08-07T15:05:00Z">
        <w:r w:rsidR="00DD272F">
          <w:t xml:space="preserve"> using Ka</w:t>
        </w:r>
      </w:ins>
      <w:ins w:id="577" w:author="Anna Lito Michala" w:date="2019-08-07T15:06:00Z">
        <w:r w:rsidR="00DD272F">
          <w:t xml:space="preserve">li Linux on an </w:t>
        </w:r>
        <w:commentRangeStart w:id="578"/>
        <w:r w:rsidR="00DD272F">
          <w:t>independen</w:t>
        </w:r>
        <w:commentRangeEnd w:id="578"/>
        <w:r w:rsidR="00DD272F">
          <w:rPr>
            <w:rStyle w:val="CommentReference"/>
          </w:rPr>
          <w:commentReference w:id="578"/>
        </w:r>
        <w:r w:rsidR="00DD272F">
          <w:t>t PC</w:t>
        </w:r>
      </w:ins>
      <w:r>
        <w:t>.</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579" w:name="_Toc15564801"/>
      <w:r>
        <w:lastRenderedPageBreak/>
        <w:t>3.3</w:t>
      </w:r>
      <w:r w:rsidR="00EA7F5A">
        <w:t xml:space="preserve"> Programming Language Selection</w:t>
      </w:r>
      <w:bookmarkEnd w:id="579"/>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2E53477E"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580"/>
      <w:r>
        <w:t>platforms</w:t>
      </w:r>
      <w:commentRangeEnd w:id="580"/>
      <w:r w:rsidR="00DD272F">
        <w:rPr>
          <w:rStyle w:val="CommentReference"/>
        </w:rPr>
        <w:commentReference w:id="580"/>
      </w:r>
      <w:r>
        <w:t xml:space="preserve">. Python is a programming language which offers tremendous support in terms of Computer Vision, granting access to libraries OpenCV and </w:t>
      </w:r>
      <w:commentRangeStart w:id="581"/>
      <w:proofErr w:type="spellStart"/>
      <w:r>
        <w:t>Dlib</w:t>
      </w:r>
      <w:commentRangeEnd w:id="581"/>
      <w:proofErr w:type="spellEnd"/>
      <w:r w:rsidR="00DD272F">
        <w:rPr>
          <w:rStyle w:val="CommentReference"/>
        </w:rPr>
        <w:commentReference w:id="581"/>
      </w:r>
      <w:r>
        <w:t xml:space="preserve">. The only alternative languages that support these packages are C and C++. Due to time constraints and the authors previous experience with Python, it has been selected for the Raspberry Pi-based development of this </w:t>
      </w:r>
      <w:del w:id="582" w:author="Anna Lito Michala" w:date="2019-08-07T15:11:00Z">
        <w:r w:rsidDel="00DD272F">
          <w:delText>experiment</w:delText>
        </w:r>
      </w:del>
      <w:ins w:id="583" w:author="Anna Lito Michala" w:date="2019-08-07T15:11:00Z">
        <w:r w:rsidR="00DD272F">
          <w:t>thesis</w:t>
        </w:r>
      </w:ins>
      <w:r>
        <w:t xml:space="preserve">.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52B49889"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Raspberry Pi. Xamarin is based on Visual Studio and the programming language C# </w:t>
      </w:r>
      <w:r w:rsidRPr="001D3E63">
        <w:t>and works on a Model-View-View</w:t>
      </w:r>
      <w:ins w:id="584" w:author="Anna Lito Michala" w:date="2019-08-07T15:11:00Z">
        <w:r w:rsidR="00DD272F">
          <w:t>-</w:t>
        </w:r>
      </w:ins>
      <w:r w:rsidRPr="001D3E63">
        <w:t xml:space="preserve">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ins w:id="585" w:author="Anna Lito Michala" w:date="2019-08-07T15:12:00Z">
        <w:r w:rsidR="00DD272F">
          <w:t xml:space="preserve"> the</w:t>
        </w:r>
      </w:ins>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586" w:name="_Toc15564802"/>
      <w:r>
        <w:t>3.4</w:t>
      </w:r>
      <w:r w:rsidR="00CB42D0">
        <w:t xml:space="preserve"> </w:t>
      </w:r>
      <w:r w:rsidR="00873726">
        <w:t>Library Selection</w:t>
      </w:r>
      <w:bookmarkEnd w:id="586"/>
    </w:p>
    <w:p w14:paraId="5DC98618" w14:textId="77777777" w:rsidR="00CB42D0" w:rsidRDefault="00CB42D0" w:rsidP="00873726"/>
    <w:p w14:paraId="172A3205" w14:textId="199F3963" w:rsidR="00412694" w:rsidRDefault="00412694" w:rsidP="00873726">
      <w:r>
        <w:t xml:space="preserve">This section details the various </w:t>
      </w:r>
      <w:r w:rsidR="00941F98">
        <w:t>libraries</w:t>
      </w:r>
      <w:r>
        <w:t xml:space="preserve"> to be used in both the Raspberry Pi development and Xamarin smart phone application development. As both languages differ greatly, it is important to find the industry standard and more trustworthy packages for each language</w:t>
      </w:r>
      <w:del w:id="587" w:author="Anna Lito Michala" w:date="2019-08-07T15:23:00Z">
        <w:r w:rsidDel="00D97D6A">
          <w:delText>, as this will differ greatly between the two</w:delText>
        </w:r>
      </w:del>
      <w:r>
        <w:t>.</w:t>
      </w:r>
    </w:p>
    <w:p w14:paraId="48CDA17D" w14:textId="77777777" w:rsidR="00412694" w:rsidRDefault="00412694" w:rsidP="00873726"/>
    <w:p w14:paraId="13B910AE" w14:textId="77777777" w:rsidR="00412694" w:rsidRDefault="00412694" w:rsidP="00412694">
      <w:pPr>
        <w:pStyle w:val="Heading3"/>
      </w:pPr>
      <w:bookmarkStart w:id="588" w:name="_Toc15564803"/>
      <w:r>
        <w:t>3.4.1 Python Library Selection</w:t>
      </w:r>
      <w:bookmarkEnd w:id="588"/>
    </w:p>
    <w:p w14:paraId="3DC195A3" w14:textId="77777777" w:rsidR="00412694" w:rsidRPr="00412694" w:rsidRDefault="00412694" w:rsidP="00412694"/>
    <w:p w14:paraId="4696716B" w14:textId="3C11AC49"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w:t>
      </w:r>
      <w:ins w:id="589" w:author="Anna Lito Michala" w:date="2019-08-07T15:23:00Z">
        <w:r w:rsidR="00D97D6A">
          <w:t>in</w:t>
        </w:r>
      </w:ins>
      <w:r>
        <w:t xml:space="preserve">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0D924A34" w14:textId="57E1F3DC"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deep learning and machine learning respectively. It has excellent image processing support,</w:t>
      </w:r>
      <w:ins w:id="590" w:author="Anna Lito Michala" w:date="2019-08-07T15:24:00Z">
        <w:r w:rsidR="00D97D6A">
          <w:t xml:space="preserve"> including </w:t>
        </w:r>
      </w:ins>
      <w:del w:id="591" w:author="Anna Lito Michala" w:date="2019-08-07T15:24:00Z">
        <w:r w:rsidR="005053AE" w:rsidRPr="005053AE" w:rsidDel="00D97D6A">
          <w:delText xml:space="preserve"> with support for </w:delText>
        </w:r>
      </w:del>
      <w:r w:rsidR="005053AE" w:rsidRPr="005053AE">
        <w:t>SURF, HOG</w:t>
      </w:r>
      <w:ins w:id="592" w:author="Anna Lito Michala" w:date="2019-08-07T15:24:00Z">
        <w:r w:rsidR="00D97D6A">
          <w:t xml:space="preserve">, </w:t>
        </w:r>
      </w:ins>
      <w:del w:id="593" w:author="Anna Lito Michala" w:date="2019-08-07T15:24:00Z">
        <w:r w:rsidR="005053AE" w:rsidRPr="005053AE" w:rsidDel="00D97D6A">
          <w:delText xml:space="preserve"> and </w:delText>
        </w:r>
      </w:del>
      <w:r w:rsidR="005053AE" w:rsidRPr="005053AE">
        <w:t>FHOG algorithms</w:t>
      </w:r>
      <w:ins w:id="594" w:author="Anna Lito Michala" w:date="2019-08-07T15:25:00Z">
        <w:r w:rsidR="00D97D6A">
          <w:t>,</w:t>
        </w:r>
      </w:ins>
      <w:r w:rsidR="005053AE" w:rsidRPr="005053AE">
        <w:t xml:space="preserve"> and additional tools for frontal face detection (Dlib.net, n.d.).</w:t>
      </w:r>
      <w:r w:rsidR="005053AE">
        <w:t xml:space="preserve"> </w:t>
      </w:r>
    </w:p>
    <w:p w14:paraId="40355D38" w14:textId="77777777" w:rsidR="005A2BD7" w:rsidRDefault="005A2BD7" w:rsidP="00873726"/>
    <w:p w14:paraId="5A460D40" w14:textId="1F1E7EAA" w:rsidR="005A2BD7" w:rsidRDefault="005A2BD7" w:rsidP="00873726">
      <w:proofErr w:type="spellStart"/>
      <w:r w:rsidRPr="00941F98">
        <w:rPr>
          <w:b/>
        </w:rPr>
        <w:t>Imutils</w:t>
      </w:r>
      <w:proofErr w:type="spellEnd"/>
      <w:r w:rsidRPr="005A2BD7">
        <w:rPr>
          <w:i/>
        </w:rPr>
        <w:t xml:space="preserve"> </w:t>
      </w:r>
      <w:r>
        <w:t>is a support library for computer vision</w:t>
      </w:r>
      <w:ins w:id="595" w:author="Anna Lito Michala" w:date="2019-08-07T15:25:00Z">
        <w:r w:rsidR="00D97D6A">
          <w:t>,</w:t>
        </w:r>
      </w:ins>
      <w:r>
        <w:t xml:space="preserve"> specialising in processing functions such as translation, </w:t>
      </w:r>
      <w:r w:rsidRPr="005A2BD7">
        <w:t>rotation</w:t>
      </w:r>
      <w:ins w:id="596" w:author="Anna Lito Michala" w:date="2019-08-07T15:25:00Z">
        <w:r w:rsidR="00D97D6A">
          <w:t>,</w:t>
        </w:r>
      </w:ins>
      <w:r w:rsidRPr="005A2BD7">
        <w:t xml:space="preserve"> and resizing while </w:t>
      </w:r>
      <w:del w:id="597" w:author="Anna Lito Michala" w:date="2019-08-07T15:25:00Z">
        <w:r w:rsidRPr="005A2BD7" w:rsidDel="00D97D6A">
          <w:delText xml:space="preserve">holding </w:delText>
        </w:r>
      </w:del>
      <w:r w:rsidRPr="005A2BD7">
        <w:t>support</w:t>
      </w:r>
      <w:ins w:id="598" w:author="Anna Lito Michala" w:date="2019-08-07T15:25:00Z">
        <w:r w:rsidR="00D97D6A">
          <w:t>ing</w:t>
        </w:r>
      </w:ins>
      <w:del w:id="599" w:author="Anna Lito Michala" w:date="2019-08-07T15:25:00Z">
        <w:r w:rsidRPr="005A2BD7" w:rsidDel="00D97D6A">
          <w:delText xml:space="preserve"> for</w:delText>
        </w:r>
      </w:del>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77777777" w:rsidR="00EC27C9" w:rsidRDefault="00EC27C9" w:rsidP="00873726">
      <w:r w:rsidRPr="00941F98">
        <w:rPr>
          <w:b/>
        </w:rPr>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n.d.). This </w:t>
      </w:r>
      <w:r w:rsidRPr="00EC27C9">
        <w:lastRenderedPageBreak/>
        <w:t>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61D7C08"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w:t>
      </w:r>
      <w:ins w:id="600" w:author="Anna Lito Michala" w:date="2019-08-07T15:26:00Z">
        <w:r w:rsidR="00D97D6A">
          <w:t>,</w:t>
        </w:r>
      </w:ins>
      <w:r w:rsidRPr="003B3D2D">
        <w:t xml:space="preserve"> easy to use</w:t>
      </w:r>
      <w:ins w:id="601" w:author="Anna Lito Michala" w:date="2019-08-07T15:26:00Z">
        <w:r w:rsidR="00D97D6A">
          <w:t>,</w:t>
        </w:r>
      </w:ins>
      <w:del w:id="602" w:author="Anna Lito Michala" w:date="2019-08-07T15:26:00Z">
        <w:r w:rsidRPr="003B3D2D" w:rsidDel="00D97D6A">
          <w:delText>d</w:delText>
        </w:r>
      </w:del>
      <w:r w:rsidRPr="003B3D2D">
        <w:t xml:space="preserve">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603" w:name="_Toc15564804"/>
      <w:r>
        <w:t>3.4.2 C# Library Selection</w:t>
      </w:r>
      <w:bookmarkEnd w:id="603"/>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255468" w:rsidRPr="00255468">
        <w:rPr>
          <w:rFonts w:eastAsiaTheme="majorEastAsia"/>
        </w:rPr>
        <w:t xml:space="preserve">(Sqlite.org, </w:t>
      </w:r>
      <w:commentRangeStart w:id="604"/>
      <w:r w:rsidR="00255468" w:rsidRPr="00255468">
        <w:rPr>
          <w:rFonts w:eastAsiaTheme="majorEastAsia"/>
        </w:rPr>
        <w:t>n.d.)</w:t>
      </w:r>
      <w:r w:rsidRPr="00255468">
        <w:t xml:space="preserve">. </w:t>
      </w:r>
      <w:commentRangeEnd w:id="604"/>
      <w:r w:rsidR="00D97D6A">
        <w:rPr>
          <w:rStyle w:val="CommentReference"/>
        </w:rPr>
        <w:commentReference w:id="604"/>
      </w:r>
      <w:r w:rsidRPr="00255468">
        <w:t>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605" w:name="_Toc11075217"/>
      <w:bookmarkStart w:id="606" w:name="_Toc11959308"/>
    </w:p>
    <w:p w14:paraId="6F2F6952" w14:textId="77777777" w:rsidR="00577B12" w:rsidRDefault="00577B12" w:rsidP="00577B12">
      <w:pPr>
        <w:rPr>
          <w:rFonts w:eastAsiaTheme="majorEastAsia"/>
        </w:rPr>
      </w:pPr>
    </w:p>
    <w:p w14:paraId="08E8664E" w14:textId="14E62139" w:rsidR="00FA4A9C" w:rsidRPr="00577B12" w:rsidRDefault="00FA4A9C" w:rsidP="00577B12">
      <w:pPr>
        <w:pStyle w:val="Heading2"/>
      </w:pPr>
      <w:bookmarkStart w:id="607" w:name="_Toc11959309"/>
      <w:bookmarkStart w:id="608" w:name="_Toc15564805"/>
      <w:r>
        <w:lastRenderedPageBreak/>
        <w:t xml:space="preserve">3.5 </w:t>
      </w:r>
      <w:bookmarkEnd w:id="607"/>
      <w:ins w:id="609" w:author="Anna Lito Michala" w:date="2019-08-07T15:34:00Z">
        <w:r w:rsidR="00D97D6A">
          <w:t xml:space="preserve">Supporting </w:t>
        </w:r>
      </w:ins>
      <w:r>
        <w:t>Software Review</w:t>
      </w:r>
      <w:bookmarkEnd w:id="608"/>
    </w:p>
    <w:p w14:paraId="56A96705" w14:textId="3D1351EA" w:rsidR="00FA4A9C" w:rsidRDefault="00000733" w:rsidP="00000733">
      <w:pPr>
        <w:keepNext/>
        <w:keepLines/>
        <w:tabs>
          <w:tab w:val="left" w:pos="1280"/>
        </w:tabs>
        <w:pPrChange w:id="610" w:author="Anna Lito Michala" w:date="2019-08-07T15:37:00Z">
          <w:pPr>
            <w:keepNext/>
            <w:keepLines/>
          </w:pPr>
        </w:pPrChange>
      </w:pPr>
      <w:commentRangeStart w:id="611"/>
      <w:ins w:id="612" w:author="Anna Lito Michala" w:date="2019-08-07T15:37:00Z">
        <w:r>
          <w:tab/>
        </w:r>
        <w:commentRangeEnd w:id="611"/>
        <w:r>
          <w:rPr>
            <w:rStyle w:val="CommentReference"/>
          </w:rPr>
          <w:commentReference w:id="611"/>
        </w:r>
      </w:ins>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n.d.). Its main </w:t>
      </w:r>
      <w:r w:rsidRPr="003A0592">
        <w:t xml:space="preserve">purpose is to ban IPs that show malicious intent. This includes too many password attempts, seeking for exploits, etc. It is </w:t>
      </w:r>
      <w:r w:rsidRPr="005B6005">
        <w:t>recommended by the Raspberry Pi Foundation, giving it additional credibility (Raspberrypi.org, n.d.). The software is also claimed to help protect again DDoS attacks (George, 2019).</w:t>
      </w:r>
    </w:p>
    <w:p w14:paraId="6C79E8EE" w14:textId="77777777" w:rsidR="005E73FB" w:rsidRDefault="005E73FB" w:rsidP="00FA4A9C">
      <w:pPr>
        <w:keepNext/>
        <w:keepLines/>
      </w:pPr>
    </w:p>
    <w:p w14:paraId="1BE9D778" w14:textId="777777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commentRangeStart w:id="613"/>
      <w:proofErr w:type="spellEnd"/>
      <w:r w:rsidRPr="005E73FB">
        <w:t>, n.d</w:t>
      </w:r>
      <w:commentRangeEnd w:id="613"/>
      <w:r w:rsidR="00000733">
        <w:rPr>
          <w:rStyle w:val="CommentReference"/>
        </w:rPr>
        <w:commentReference w:id="613"/>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n.d.).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605"/>
    <w:bookmarkEnd w:id="606"/>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614" w:name="_Toc15564806"/>
      <w:r>
        <w:lastRenderedPageBreak/>
        <w:t>4.0 System Requirements</w:t>
      </w:r>
      <w:bookmarkEnd w:id="614"/>
    </w:p>
    <w:p w14:paraId="749DC118" w14:textId="77777777" w:rsidR="00C02E81" w:rsidRDefault="00C02E81" w:rsidP="00C02E81"/>
    <w:p w14:paraId="6305A62F" w14:textId="2729F982" w:rsidR="00C02E81" w:rsidRDefault="00C02E81" w:rsidP="00C02E81">
      <w:r>
        <w:t xml:space="preserve">This section details the hardware and software requirements </w:t>
      </w:r>
      <w:del w:id="615" w:author="Anna Lito Michala" w:date="2019-08-07T15:38:00Z">
        <w:r w:rsidDel="0097523B">
          <w:delText xml:space="preserve">required to carry out </w:delText>
        </w:r>
      </w:del>
      <w:ins w:id="616" w:author="Anna Lito Michala" w:date="2019-08-07T15:38:00Z">
        <w:r w:rsidR="0097523B">
          <w:t xml:space="preserve">of </w:t>
        </w:r>
      </w:ins>
      <w:r>
        <w:t xml:space="preserve">the </w:t>
      </w:r>
      <w:del w:id="617" w:author="Anna Lito Michala" w:date="2019-08-07T15:38:00Z">
        <w:r w:rsidDel="0097523B">
          <w:delText>project</w:delText>
        </w:r>
      </w:del>
      <w:ins w:id="618" w:author="Anna Lito Michala" w:date="2019-08-07T15:38:00Z">
        <w:r w:rsidR="0097523B">
          <w:t>system</w:t>
        </w:r>
      </w:ins>
      <w:r>
        <w: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619" w:name="_Toc15564807"/>
      <w:r>
        <w:t xml:space="preserve">4.1 </w:t>
      </w:r>
      <w:r w:rsidR="00C02E81">
        <w:t>Hardware and Software Requirements</w:t>
      </w:r>
      <w:bookmarkEnd w:id="619"/>
    </w:p>
    <w:p w14:paraId="769AC884" w14:textId="77777777" w:rsidR="00C02E81" w:rsidRDefault="00C02E81" w:rsidP="00C02E81"/>
    <w:p w14:paraId="2B0B6D16" w14:textId="66BB6435" w:rsidR="007E5482" w:rsidRDefault="007E5482" w:rsidP="00C02E81">
      <w:del w:id="620" w:author="Anna Lito Michala" w:date="2019-08-07T15:39:00Z">
        <w:r w:rsidDel="0097523B">
          <w:delText xml:space="preserve">This section refers to both the software and hardware requirements required for the project. </w:delText>
        </w:r>
      </w:del>
      <w:r>
        <w:t>Hardware requirements (</w:t>
      </w:r>
      <w:del w:id="621" w:author="Anna Lito Michala" w:date="2019-08-07T15:39:00Z">
        <w:r w:rsidDel="0097523B">
          <w:delText xml:space="preserve">see </w:delText>
        </w:r>
      </w:del>
      <w:r>
        <w:t>Table 6) are established, with each hardware requirement having an additional backup in case of malfunction. Software requirements are also listed (</w:t>
      </w:r>
      <w:del w:id="622" w:author="Anna Lito Michala" w:date="2019-08-07T15:39:00Z">
        <w:r w:rsidDel="0097523B">
          <w:delText xml:space="preserve">see </w:delText>
        </w:r>
      </w:del>
      <w:r>
        <w:t xml:space="preserve">Table 7) to highlight the relevant programming languages </w:t>
      </w:r>
      <w:del w:id="623" w:author="Anna Lito Michala" w:date="2019-08-07T15:39:00Z">
        <w:r w:rsidDel="0097523B">
          <w:delText xml:space="preserve">&amp; </w:delText>
        </w:r>
      </w:del>
      <w:ins w:id="624" w:author="Anna Lito Michala" w:date="2019-08-07T15:39:00Z">
        <w:r w:rsidR="0097523B">
          <w:t>and</w:t>
        </w:r>
        <w:r w:rsidR="0097523B">
          <w:t xml:space="preserve"> </w:t>
        </w:r>
      </w:ins>
      <w:r>
        <w:t xml:space="preserve">libraries </w:t>
      </w:r>
      <w:del w:id="625" w:author="Anna Lito Michala" w:date="2019-08-07T15:39:00Z">
        <w:r w:rsidDel="0097523B">
          <w:delText xml:space="preserve">required </w:delText>
        </w:r>
      </w:del>
      <w:ins w:id="626" w:author="Anna Lito Michala" w:date="2019-08-07T15:39:00Z">
        <w:r w:rsidR="0097523B">
          <w:t>selected according to the earlier review</w:t>
        </w:r>
        <w:r w:rsidR="0097523B">
          <w:t xml:space="preserve"> </w:t>
        </w:r>
      </w:ins>
      <w:del w:id="627" w:author="Anna Lito Michala" w:date="2019-08-07T15:39:00Z">
        <w:r w:rsidDel="0097523B">
          <w:delText>for the competition</w:delText>
        </w:r>
      </w:del>
      <w:ins w:id="628" w:author="Anna Lito Michala" w:date="2019-08-07T15:39:00Z">
        <w:r w:rsidR="0097523B">
          <w:t>to achieve the objectives</w:t>
        </w:r>
      </w:ins>
      <w:r>
        <w:t xml:space="preserve"> of this </w:t>
      </w:r>
      <w:del w:id="629" w:author="Anna Lito Michala" w:date="2019-08-07T15:39:00Z">
        <w:r w:rsidDel="0097523B">
          <w:delText>project</w:delText>
        </w:r>
      </w:del>
      <w:ins w:id="630" w:author="Anna Lito Michala" w:date="2019-08-07T15:39:00Z">
        <w:r w:rsidR="0097523B">
          <w:t>thesis</w:t>
        </w:r>
      </w:ins>
      <w:r>
        <w: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5425AA7B" w:rsidR="00C02E81" w:rsidRPr="00C02E81" w:rsidRDefault="00B66B89" w:rsidP="00B66B89">
      <w:pPr>
        <w:pStyle w:val="Caption"/>
        <w:jc w:val="center"/>
        <w:rPr>
          <w:rFonts w:asciiTheme="majorHAnsi" w:hAnsiTheme="majorHAnsi" w:cstheme="majorHAnsi"/>
          <w:sz w:val="20"/>
          <w:szCs w:val="20"/>
        </w:rPr>
      </w:pPr>
      <w:bookmarkStart w:id="631" w:name="_Toc14464890"/>
      <w:r>
        <w:t xml:space="preserve">Table </w:t>
      </w:r>
      <w:fldSimple w:instr=" SEQ Table \* ARABIC ">
        <w:r w:rsidR="00190253">
          <w:rPr>
            <w:noProof/>
          </w:rPr>
          <w:t>7</w:t>
        </w:r>
      </w:fldSimple>
      <w:r>
        <w:t>: Hardware Requirements for project</w:t>
      </w:r>
      <w:bookmarkEnd w:id="631"/>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6D9A2EDA" w:rsidR="00B66B89" w:rsidRDefault="00B66B89" w:rsidP="00B66B89">
      <w:pPr>
        <w:pStyle w:val="Caption"/>
        <w:jc w:val="center"/>
      </w:pPr>
      <w:bookmarkStart w:id="632" w:name="_Toc14464891"/>
      <w:r>
        <w:t xml:space="preserve">Table </w:t>
      </w:r>
      <w:fldSimple w:instr=" SEQ Table \* ARABIC ">
        <w:r w:rsidR="00190253">
          <w:rPr>
            <w:noProof/>
          </w:rPr>
          <w:t>8</w:t>
        </w:r>
      </w:fldSimple>
      <w:r>
        <w:t>: Software Requirements for project</w:t>
      </w:r>
      <w:bookmarkEnd w:id="632"/>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633" w:name="_Toc15564808"/>
      <w:r>
        <w:rPr>
          <w:rFonts w:eastAsia="Times New Roman"/>
          <w:lang w:eastAsia="en-US"/>
        </w:rPr>
        <w:lastRenderedPageBreak/>
        <w:t>4.2 Functional &amp; Non Functional Requirements</w:t>
      </w:r>
      <w:bookmarkEnd w:id="633"/>
    </w:p>
    <w:p w14:paraId="1247365E" w14:textId="77777777" w:rsidR="00ED6A5D" w:rsidRDefault="00ED6A5D" w:rsidP="00B66B89">
      <w:pPr>
        <w:rPr>
          <w:lang w:eastAsia="en-US"/>
        </w:rPr>
      </w:pPr>
    </w:p>
    <w:p w14:paraId="50FD702A" w14:textId="72ABC72F" w:rsidR="00ED6A5D" w:rsidRDefault="00ED6A5D" w:rsidP="00ED6A5D">
      <w:pPr>
        <w:rPr>
          <w:lang w:eastAsia="en-US"/>
        </w:rPr>
      </w:pPr>
      <w:r>
        <w:rPr>
          <w:lang w:eastAsia="en-US"/>
        </w:rPr>
        <w:t xml:space="preserve">This section </w:t>
      </w:r>
      <w:del w:id="634" w:author="Anna Lito Michala" w:date="2019-08-07T15:40:00Z">
        <w:r w:rsidDel="0097523B">
          <w:rPr>
            <w:lang w:eastAsia="en-US"/>
          </w:rPr>
          <w:delText xml:space="preserve">highlights </w:delText>
        </w:r>
      </w:del>
      <w:ins w:id="635" w:author="Anna Lito Michala" w:date="2019-08-07T15:40:00Z">
        <w:r w:rsidR="0097523B">
          <w:rPr>
            <w:lang w:eastAsia="en-US"/>
          </w:rPr>
          <w:t>presents</w:t>
        </w:r>
        <w:r w:rsidR="0097523B">
          <w:rPr>
            <w:lang w:eastAsia="en-US"/>
          </w:rPr>
          <w:t xml:space="preserve"> </w:t>
        </w:r>
      </w:ins>
      <w:r>
        <w:rPr>
          <w:lang w:eastAsia="en-US"/>
        </w:rPr>
        <w:t>the functional &amp; non-functional requirements for the development</w:t>
      </w:r>
      <w:del w:id="636" w:author="Anna Lito Michala" w:date="2019-08-07T15:40:00Z">
        <w:r w:rsidDel="0097523B">
          <w:rPr>
            <w:lang w:eastAsia="en-US"/>
          </w:rPr>
          <w:delText xml:space="preserve"> </w:delText>
        </w:r>
      </w:del>
      <w:ins w:id="637" w:author="Anna Lito Michala" w:date="2019-08-07T15:40:00Z">
        <w:r w:rsidR="0097523B">
          <w:rPr>
            <w:lang w:eastAsia="en-US"/>
          </w:rPr>
          <w:t xml:space="preserve"> required according to the objectives of this thesis</w:t>
        </w:r>
      </w:ins>
      <w:del w:id="638" w:author="Anna Lito Michala" w:date="2019-08-07T15:40:00Z">
        <w:r w:rsidDel="0097523B">
          <w:rPr>
            <w:lang w:eastAsia="en-US"/>
          </w:rPr>
          <w:delText>of this project</w:delText>
        </w:r>
      </w:del>
      <w:r>
        <w:rPr>
          <w:lang w:eastAsia="en-US"/>
        </w:rPr>
        <w:t>. Development of the functional requirements is carried out first, with those of highest priority completed before other lower priority task</w:t>
      </w:r>
      <w:ins w:id="639" w:author="Anna Lito Michala" w:date="2019-08-07T15:40:00Z">
        <w:r w:rsidR="0097523B">
          <w:rPr>
            <w:lang w:eastAsia="en-US"/>
          </w:rPr>
          <w:t>s</w:t>
        </w:r>
      </w:ins>
      <w:r>
        <w:rPr>
          <w:lang w:eastAsia="en-US"/>
        </w:rPr>
        <w:t xml:space="preserve">. Once the core system is completed, all security related requirements are prioritised with the intention of making the system as secure as possible. Table 8 </w:t>
      </w:r>
      <w:del w:id="640" w:author="Anna Lito Michala" w:date="2019-08-07T15:41:00Z">
        <w:r w:rsidDel="0097523B">
          <w:rPr>
            <w:lang w:eastAsia="en-US"/>
          </w:rPr>
          <w:delText xml:space="preserve">highlights </w:delText>
        </w:r>
      </w:del>
      <w:ins w:id="641" w:author="Anna Lito Michala" w:date="2019-08-07T15:41:00Z">
        <w:r w:rsidR="0097523B">
          <w:rPr>
            <w:lang w:eastAsia="en-US"/>
          </w:rPr>
          <w:t>lists</w:t>
        </w:r>
        <w:r w:rsidR="0097523B">
          <w:rPr>
            <w:lang w:eastAsia="en-US"/>
          </w:rPr>
          <w:t xml:space="preserve"> </w:t>
        </w:r>
      </w:ins>
      <w:r>
        <w:rPr>
          <w:lang w:eastAsia="en-US"/>
        </w:rPr>
        <w:t>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1F5E2A9B" w:rsidR="00F44814" w:rsidRDefault="00F44814" w:rsidP="00F44814">
      <w:pPr>
        <w:pStyle w:val="Caption"/>
        <w:jc w:val="center"/>
      </w:pPr>
      <w:bookmarkStart w:id="642" w:name="_Toc14464892"/>
      <w:r>
        <w:t xml:space="preserve">Table </w:t>
      </w:r>
      <w:fldSimple w:instr=" SEQ Table \* ARABIC ">
        <w:r w:rsidR="00190253">
          <w:rPr>
            <w:noProof/>
          </w:rPr>
          <w:t>9</w:t>
        </w:r>
      </w:fldSimple>
      <w:r>
        <w:t>: Core Functional Requirements</w:t>
      </w:r>
      <w:bookmarkEnd w:id="642"/>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126219B8" w:rsidR="00C02E81" w:rsidRDefault="00F44814" w:rsidP="00F44814">
      <w:pPr>
        <w:pStyle w:val="Caption"/>
        <w:jc w:val="center"/>
        <w:rPr>
          <w:noProof/>
          <w:sz w:val="32"/>
          <w:szCs w:val="32"/>
          <w:highlight w:val="lightGray"/>
        </w:rPr>
      </w:pPr>
      <w:bookmarkStart w:id="643" w:name="_Toc14464893"/>
      <w:r>
        <w:t xml:space="preserve">Table </w:t>
      </w:r>
      <w:fldSimple w:instr=" SEQ Table \* ARABIC ">
        <w:r w:rsidR="00190253">
          <w:rPr>
            <w:noProof/>
          </w:rPr>
          <w:t>10</w:t>
        </w:r>
      </w:fldSimple>
      <w:r>
        <w:t xml:space="preserve">: </w:t>
      </w:r>
      <w:r w:rsidR="00ED6A5D">
        <w:t>Non-</w:t>
      </w:r>
      <w:r>
        <w:t>Functional Requirements</w:t>
      </w:r>
      <w:bookmarkEnd w:id="643"/>
      <w:r>
        <w:rPr>
          <w:highlight w:val="lightGray"/>
        </w:rPr>
        <w:t xml:space="preserve"> </w:t>
      </w:r>
      <w:r w:rsidR="00C02E81">
        <w:rPr>
          <w:highlight w:val="lightGray"/>
        </w:rPr>
        <w:br w:type="page"/>
      </w:r>
    </w:p>
    <w:p w14:paraId="387AD784" w14:textId="77777777" w:rsidR="00A54A18" w:rsidRDefault="00A54A18" w:rsidP="00A54A18">
      <w:pPr>
        <w:pStyle w:val="Heading2"/>
      </w:pPr>
      <w:bookmarkStart w:id="644" w:name="_Toc15564809"/>
      <w:r>
        <w:lastRenderedPageBreak/>
        <w:t xml:space="preserve">4.3 </w:t>
      </w:r>
      <w:commentRangeStart w:id="645"/>
      <w:r>
        <w:t xml:space="preserve">Raspberry </w:t>
      </w:r>
      <w:commentRangeEnd w:id="645"/>
      <w:r w:rsidR="0097523B">
        <w:rPr>
          <w:rStyle w:val="CommentReference"/>
          <w:rFonts w:eastAsia="Times New Roman" w:cstheme="minorBidi"/>
        </w:rPr>
        <w:commentReference w:id="645"/>
      </w:r>
      <w:r>
        <w:t>Pi Specifications</w:t>
      </w:r>
      <w:bookmarkEnd w:id="644"/>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SoC</w:t>
            </w:r>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microSD</w:t>
            </w:r>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07DD1109" w:rsidR="00A54A18" w:rsidRDefault="00A54A18" w:rsidP="00A54A18">
      <w:pPr>
        <w:pStyle w:val="Caption"/>
        <w:jc w:val="center"/>
        <w:rPr>
          <w:noProof/>
          <w:sz w:val="32"/>
          <w:szCs w:val="32"/>
        </w:rPr>
      </w:pPr>
      <w:r>
        <w:t xml:space="preserve">Table </w:t>
      </w:r>
      <w:fldSimple w:instr=" SEQ Table \* ARABIC ">
        <w:r w:rsidR="00190253">
          <w:rPr>
            <w:noProof/>
          </w:rPr>
          <w:t>11</w:t>
        </w:r>
      </w:fldSimple>
      <w:r>
        <w:t>: Raspberry Pi Model 3b Specifications</w:t>
      </w:r>
      <w:r>
        <w:br w:type="page"/>
      </w:r>
    </w:p>
    <w:p w14:paraId="51CE6A29" w14:textId="77777777" w:rsidR="001A1C12" w:rsidRPr="001A1C12" w:rsidRDefault="00C02E81" w:rsidP="00190253">
      <w:pPr>
        <w:pStyle w:val="Heading1"/>
      </w:pPr>
      <w:bookmarkStart w:id="646" w:name="_Toc15564810"/>
      <w:r>
        <w:lastRenderedPageBreak/>
        <w:t xml:space="preserve">5.0 </w:t>
      </w:r>
      <w:commentRangeStart w:id="647"/>
      <w:r w:rsidR="0051073F">
        <w:t>Methodology</w:t>
      </w:r>
      <w:bookmarkEnd w:id="646"/>
      <w:r w:rsidR="0051073F">
        <w:t xml:space="preserve"> </w:t>
      </w:r>
      <w:commentRangeEnd w:id="647"/>
      <w:r w:rsidR="005D3C4A">
        <w:rPr>
          <w:rStyle w:val="CommentReference"/>
          <w:rFonts w:eastAsia="Times New Roman" w:cstheme="minorBidi"/>
          <w:noProof w:val="0"/>
        </w:rPr>
        <w:commentReference w:id="647"/>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649" w:name="_Toc15564811"/>
      <w:r>
        <w:t>5.1 Software Development Methodology</w:t>
      </w:r>
      <w:bookmarkEnd w:id="649"/>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5B42D67" w:rsidR="00D61C26" w:rsidRDefault="003B4ED8" w:rsidP="00D61C26">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43150"/>
                    </a:xfrm>
                    <a:prstGeom prst="rect">
                      <a:avLst/>
                    </a:prstGeom>
                  </pic:spPr>
                </pic:pic>
              </a:graphicData>
            </a:graphic>
          </wp:inline>
        </w:drawing>
      </w:r>
    </w:p>
    <w:p w14:paraId="5FAB0897" w14:textId="2EF63B51" w:rsidR="00145779" w:rsidRPr="00145779" w:rsidRDefault="00F23CFD" w:rsidP="001361E0">
      <w:pPr>
        <w:pStyle w:val="Caption"/>
        <w:jc w:val="center"/>
      </w:pPr>
      <w:bookmarkStart w:id="650" w:name="_Toc14464774"/>
      <w:bookmarkStart w:id="651" w:name="_Toc14464881"/>
      <w:bookmarkStart w:id="652" w:name="_Toc15564703"/>
      <w:r>
        <w:t xml:space="preserve">Figure </w:t>
      </w:r>
      <w:fldSimple w:instr=" SEQ Figure \* ARABIC ">
        <w:r w:rsidR="00075556">
          <w:rPr>
            <w:noProof/>
          </w:rPr>
          <w:t>16</w:t>
        </w:r>
      </w:fldSimple>
      <w:r>
        <w:t>: Incremental Software Development Lifecycle for a Home Surveillance System</w:t>
      </w:r>
      <w:bookmarkEnd w:id="650"/>
      <w:bookmarkEnd w:id="651"/>
      <w:bookmarkEnd w:id="652"/>
    </w:p>
    <w:p w14:paraId="0CE94E6F" w14:textId="44A4F40F" w:rsidR="00161A39" w:rsidRDefault="00161A39" w:rsidP="00161A39">
      <w:pPr>
        <w:pStyle w:val="Heading2"/>
      </w:pPr>
      <w:bookmarkStart w:id="653" w:name="_Toc15564812"/>
      <w:r>
        <w:lastRenderedPageBreak/>
        <w:t>5.2 Main Flow Design &amp; Overview</w:t>
      </w:r>
      <w:bookmarkEnd w:id="653"/>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9420" cy="4585785"/>
                    </a:xfrm>
                    <a:prstGeom prst="rect">
                      <a:avLst/>
                    </a:prstGeom>
                  </pic:spPr>
                </pic:pic>
              </a:graphicData>
            </a:graphic>
          </wp:inline>
        </w:drawing>
      </w:r>
    </w:p>
    <w:p w14:paraId="7DADF1EB" w14:textId="70A19EF4" w:rsidR="00161A39" w:rsidRPr="0051073F" w:rsidRDefault="00161A39" w:rsidP="00161A39">
      <w:pPr>
        <w:pStyle w:val="Caption"/>
        <w:jc w:val="center"/>
      </w:pPr>
      <w:bookmarkStart w:id="654" w:name="_Toc14464775"/>
      <w:bookmarkStart w:id="655" w:name="_Toc14464882"/>
      <w:bookmarkStart w:id="656" w:name="_Toc15564704"/>
      <w:r>
        <w:t xml:space="preserve">Figure </w:t>
      </w:r>
      <w:fldSimple w:instr=" SEQ Figure \* ARABIC ">
        <w:r w:rsidR="00075556">
          <w:rPr>
            <w:noProof/>
          </w:rPr>
          <w:t>17</w:t>
        </w:r>
      </w:fldSimple>
      <w:r>
        <w:t>: Diagram showing the main flow of the system</w:t>
      </w:r>
      <w:bookmarkEnd w:id="654"/>
      <w:bookmarkEnd w:id="655"/>
      <w:bookmarkEnd w:id="656"/>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657" w:name="_Toc15564813"/>
      <w:r>
        <w:lastRenderedPageBreak/>
        <w:t>5.3</w:t>
      </w:r>
      <w:r w:rsidR="00D16B97">
        <w:t xml:space="preserve"> </w:t>
      </w:r>
      <w:r w:rsidR="005A2BD7">
        <w:t>Surveillance System Development</w:t>
      </w:r>
      <w:bookmarkEnd w:id="657"/>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658" w:name="_Toc15564814"/>
      <w:r>
        <w:t>5.</w:t>
      </w:r>
      <w:r w:rsidR="00161A39">
        <w:t>3</w:t>
      </w:r>
      <w:r>
        <w:t>.1 Machine-To-Machine Communication</w:t>
      </w:r>
      <w:bookmarkEnd w:id="658"/>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9760"/>
                    </a:xfrm>
                    <a:prstGeom prst="rect">
                      <a:avLst/>
                    </a:prstGeom>
                  </pic:spPr>
                </pic:pic>
              </a:graphicData>
            </a:graphic>
          </wp:inline>
        </w:drawing>
      </w:r>
    </w:p>
    <w:p w14:paraId="33C7034F" w14:textId="6B1B380D" w:rsidR="00705AD3" w:rsidRDefault="00705AD3" w:rsidP="00705AD3">
      <w:pPr>
        <w:pStyle w:val="Caption"/>
        <w:jc w:val="center"/>
      </w:pPr>
      <w:bookmarkStart w:id="659" w:name="_Toc11959217"/>
      <w:bookmarkStart w:id="660" w:name="_Toc14464770"/>
      <w:bookmarkStart w:id="661" w:name="_Toc14464877"/>
      <w:bookmarkStart w:id="662" w:name="_Toc15564705"/>
      <w:r>
        <w:t xml:space="preserve">Figure </w:t>
      </w:r>
      <w:fldSimple w:instr=" SEQ Figure \* ARABIC ">
        <w:r w:rsidR="00075556">
          <w:rPr>
            <w:noProof/>
          </w:rPr>
          <w:t>18</w:t>
        </w:r>
      </w:fldSimple>
      <w:r>
        <w:t>: Diagram detailing the SSH Protocol for Machine-To-Machine Communication (ssh.com, 2019)</w:t>
      </w:r>
      <w:bookmarkEnd w:id="659"/>
      <w:bookmarkEnd w:id="660"/>
      <w:bookmarkEnd w:id="661"/>
      <w:bookmarkEnd w:id="662"/>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663" w:name="_Toc15564815"/>
      <w:r>
        <w:lastRenderedPageBreak/>
        <w:t>5.3</w:t>
      </w:r>
      <w:r w:rsidR="008514C9">
        <w:t>.2</w:t>
      </w:r>
      <w:r w:rsidR="005A2BD7">
        <w:t xml:space="preserve"> Gathering Face Dataset</w:t>
      </w:r>
      <w:bookmarkEnd w:id="663"/>
    </w:p>
    <w:p w14:paraId="3ECB4E4B" w14:textId="77777777" w:rsidR="003514C4"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18877ACD" w14:textId="77777777" w:rsidR="00BF65E3" w:rsidRDefault="00BF65E3" w:rsidP="00D00E9D"/>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F09752"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664" w:name="_Toc15564816"/>
      <w:r>
        <w:lastRenderedPageBreak/>
        <w:t>5.3</w:t>
      </w:r>
      <w:r w:rsidR="008514C9">
        <w:t>.3</w:t>
      </w:r>
      <w:r w:rsidR="005A2BD7">
        <w:t xml:space="preserve"> Encoding Face Dataset</w:t>
      </w:r>
      <w:bookmarkEnd w:id="664"/>
    </w:p>
    <w:p w14:paraId="7F5DDF9E" w14:textId="04EE9E7F" w:rsidR="00130D20" w:rsidRDefault="005A2BD7" w:rsidP="00687C64">
      <w:r>
        <w:t xml:space="preserve">For the face images to be read and recognised by a face recognition algorithm, serialization must occur. Serialization is done via the Pickle class which </w:t>
      </w:r>
      <w:r w:rsidR="00EC27C9">
        <w:t>serialises an object before writing it to a file</w:t>
      </w:r>
      <w:r w:rsidR="003B3D2D">
        <w:t xml:space="preserve">. </w:t>
      </w:r>
      <w:r w:rsidR="00130D20">
        <w:t xml:space="preserve">As this is a one-time process and not done in real time, a Convolutional Neural Network approach is used. This, being a form of deep learning, is the most computationally expensive approach to face recognition, though most </w:t>
      </w:r>
      <w:r w:rsidR="004A6421">
        <w:t>accurate as shown in Section 2.8</w:t>
      </w:r>
      <w:r w:rsidR="00130D20">
        <w:t xml:space="preserve">. </w:t>
      </w:r>
      <w:r w:rsidR="00687C64">
        <w:t xml:space="preserve">This step has the option of being ran on a separate computer with the end pickle file being transferred over to the Pi once complete. The script ‘encoded_faces.py’ is continually ran after the dataset is referenced, processing each image into an encoded format and assigning each image to its given folder which was created in the previous step (see Code Fragment 2). To reduce strain on the computer processing unit (CPU), the </w:t>
      </w:r>
      <w:r w:rsidR="00687C64">
        <w:rPr>
          <w:noProof/>
        </w:rPr>
        <w:t>face_recognition</w:t>
      </w:r>
      <w:r w:rsidR="00687C64">
        <w:t xml:space="preserve"> library is utilised before encoding the image files. This library can easily detect the face within the image before writing the encoding, meaning only the actual face of the individual will be encoded rather than the full image. </w:t>
      </w:r>
      <w:r w:rsidR="00846A4A">
        <w:t>Finally, the encodings are dumped in the pickle file ‘</w:t>
      </w:r>
      <w:proofErr w:type="spellStart"/>
      <w:r w:rsidR="00846A4A">
        <w:t>encodings.pickle</w:t>
      </w:r>
      <w:proofErr w:type="spellEnd"/>
      <w:r w:rsidR="00846A4A">
        <w:t>’ which can then be used in the next step.</w:t>
      </w:r>
    </w:p>
    <w:p w14:paraId="4F58B9BE" w14:textId="77777777" w:rsidR="006F493E" w:rsidRDefault="006F493E" w:rsidP="002C74A2"/>
    <w:p w14:paraId="19DA85EB" w14:textId="77777777" w:rsidR="00BF65E3" w:rsidRPr="007828A1" w:rsidRDefault="00BF65E3" w:rsidP="00BF65E3">
      <w:pPr>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7828A1">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7ACD877" w:rsidR="00BF65E3" w:rsidRDefault="007828A1" w:rsidP="007828A1">
      <w:pPr>
        <w:pStyle w:val="Caption"/>
        <w:jc w:val="center"/>
      </w:pPr>
      <w:r>
        <w:t xml:space="preserve">Code Fragment </w:t>
      </w:r>
      <w:fldSimple w:instr=" SEQ Code_Fragment \* ARABIC ">
        <w:r w:rsidR="00190253">
          <w:rPr>
            <w:noProof/>
          </w:rPr>
          <w:t>2</w:t>
        </w:r>
      </w:fldSimple>
      <w:r>
        <w:t>: For loop cycling through all images in the 'dataset' folder and encoding each relative to their respective folder</w:t>
      </w:r>
    </w:p>
    <w:p w14:paraId="4285C9CC" w14:textId="77777777" w:rsidR="00BF65E3" w:rsidRDefault="00BF65E3" w:rsidP="002C74A2"/>
    <w:p w14:paraId="219B7A8B" w14:textId="0CD5DFA7" w:rsidR="00450B4E" w:rsidRPr="005827BE" w:rsidRDefault="00161A39" w:rsidP="005827BE">
      <w:pPr>
        <w:pStyle w:val="Heading3"/>
      </w:pPr>
      <w:bookmarkStart w:id="665" w:name="_Toc15564817"/>
      <w:r>
        <w:t>5.3</w:t>
      </w:r>
      <w:r w:rsidR="008514C9">
        <w:t>.4</w:t>
      </w:r>
      <w:r w:rsidR="00130D20">
        <w:t xml:space="preserve"> Real Time Face Recognition</w:t>
      </w:r>
      <w:bookmarkEnd w:id="665"/>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lastRenderedPageBreak/>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8CB4FD6" w:rsidR="00846A4A" w:rsidRDefault="00650487" w:rsidP="00650487">
      <w:pPr>
        <w:pStyle w:val="Caption"/>
        <w:jc w:val="center"/>
      </w:pPr>
      <w:r>
        <w:t xml:space="preserve">Code Fragment </w:t>
      </w:r>
      <w:fldSimple w:instr=" SEQ Code_Fragment \* ARABIC ">
        <w:r w:rsidR="00190253">
          <w:rPr>
            <w:noProof/>
          </w:rPr>
          <w:t>3</w:t>
        </w:r>
      </w:fldSimple>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C071746" w:rsidR="00C62819" w:rsidRDefault="007F1BCC" w:rsidP="007F1BCC">
      <w:pPr>
        <w:pStyle w:val="Caption"/>
        <w:jc w:val="center"/>
      </w:pPr>
      <w:r>
        <w:t xml:space="preserve">Code Fragment </w:t>
      </w:r>
      <w:fldSimple w:instr=" SEQ Code_Fragment \* ARABIC ">
        <w:r w:rsidR="00190253">
          <w:rPr>
            <w:noProof/>
          </w:rPr>
          <w:t>4</w:t>
        </w:r>
      </w:fldSimple>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OpenCV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66C547B" w:rsidR="007F1BCC" w:rsidRDefault="00CF1244" w:rsidP="00CF1244">
      <w:pPr>
        <w:pStyle w:val="Caption"/>
        <w:jc w:val="center"/>
      </w:pPr>
      <w:r>
        <w:t xml:space="preserve">Code Fragment </w:t>
      </w:r>
      <w:fldSimple w:instr=" SEQ Code_Fragment \* ARABIC ">
        <w:r w:rsidR="00190253">
          <w:rPr>
            <w:noProof/>
          </w:rPr>
          <w:t>5</w:t>
        </w:r>
      </w:fldSimple>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666" w:name="_Toc15564818"/>
      <w:r>
        <w:t>5.3</w:t>
      </w:r>
      <w:r w:rsidR="00623168">
        <w:t>.</w:t>
      </w:r>
      <w:r w:rsidR="008514C9">
        <w:t>5</w:t>
      </w:r>
      <w:r w:rsidR="00130D20">
        <w:t xml:space="preserve"> MQTT Communication</w:t>
      </w:r>
      <w:bookmarkEnd w:id="666"/>
    </w:p>
    <w:p w14:paraId="07094B85" w14:textId="30F642ED" w:rsidR="00161A39" w:rsidRDefault="00161A39" w:rsidP="00161A39">
      <w:r>
        <w:t xml:space="preserve">As discussed in Section 2.2, MQTT has been determined as the most suitable and reliable approach to communication between the app and the Raspberry Pi. Cloud MQTT vendors have been ruled out in this experiment, to limit the scope of potential vulnerabilities. </w:t>
      </w:r>
      <w:proofErr w:type="spellStart"/>
      <w:r>
        <w:t>Mosquitto</w:t>
      </w:r>
      <w:proofErr w:type="spellEnd"/>
      <w:r>
        <w:t xml:space="preserve">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Raspberry Pi:</w:t>
      </w:r>
    </w:p>
    <w:p w14:paraId="182481B7" w14:textId="77777777" w:rsidR="00161A39" w:rsidRDefault="00161A39" w:rsidP="00161A39"/>
    <w:p w14:paraId="4B90FEC1" w14:textId="77777777" w:rsidR="00161A39" w:rsidRDefault="00161A39" w:rsidP="00161A39">
      <w:pPr>
        <w:rPr>
          <w:noProof/>
        </w:rPr>
      </w:pPr>
      <w:r w:rsidRPr="00E8343D">
        <w:rPr>
          <w:i/>
          <w:noProof/>
        </w:rPr>
        <w:t>Client</w:t>
      </w:r>
      <w:r>
        <w:rPr>
          <w:noProof/>
        </w:rPr>
        <w:t>: “Paho”</w:t>
      </w:r>
    </w:p>
    <w:p w14:paraId="148A1193" w14:textId="77777777" w:rsidR="00161A39" w:rsidRDefault="00161A39" w:rsidP="00161A39">
      <w:pPr>
        <w:rPr>
          <w:noProof/>
        </w:rPr>
      </w:pPr>
      <w:r>
        <w:rPr>
          <w:i/>
          <w:noProof/>
        </w:rPr>
        <w:t>B</w:t>
      </w:r>
      <w:r w:rsidRPr="0017517C">
        <w:rPr>
          <w:i/>
          <w:noProof/>
        </w:rPr>
        <w:t>roker</w:t>
      </w:r>
      <w:r>
        <w:rPr>
          <w:noProof/>
        </w:rPr>
        <w:t>: “raspberrypi”</w:t>
      </w:r>
    </w:p>
    <w:p w14:paraId="0FD0F79E" w14:textId="77777777" w:rsidR="00161A39" w:rsidRDefault="00161A39" w:rsidP="00161A39">
      <w:pPr>
        <w:rPr>
          <w:noProof/>
        </w:rPr>
      </w:pPr>
      <w:r>
        <w:rPr>
          <w:i/>
          <w:noProof/>
        </w:rPr>
        <w:t>C</w:t>
      </w:r>
      <w:r w:rsidRPr="0017517C">
        <w:rPr>
          <w:i/>
          <w:noProof/>
        </w:rPr>
        <w:t>lient ID</w:t>
      </w:r>
      <w:r>
        <w:rPr>
          <w:noProof/>
        </w:rPr>
        <w:t>: “smartphone”</w:t>
      </w:r>
    </w:p>
    <w:p w14:paraId="5EB81940" w14:textId="77777777" w:rsidR="00161A39" w:rsidRDefault="00161A39" w:rsidP="00161A39">
      <w:pPr>
        <w:rPr>
          <w:noProof/>
        </w:rPr>
      </w:pPr>
      <w:r w:rsidRPr="0017517C">
        <w:rPr>
          <w:i/>
          <w:noProof/>
        </w:rPr>
        <w:t>TLS</w:t>
      </w:r>
      <w:r>
        <w:rPr>
          <w:noProof/>
        </w:rPr>
        <w:t>: “True”</w:t>
      </w:r>
    </w:p>
    <w:p w14:paraId="57AD9692" w14:textId="77777777" w:rsidR="00161A39" w:rsidRDefault="00161A39" w:rsidP="00161A39">
      <w:pPr>
        <w:rPr>
          <w:noProof/>
        </w:rPr>
      </w:pPr>
      <w:r w:rsidRPr="0017517C">
        <w:rPr>
          <w:i/>
          <w:noProof/>
        </w:rPr>
        <w:t>Port</w:t>
      </w:r>
      <w:r>
        <w:rPr>
          <w:noProof/>
        </w:rPr>
        <w:t>: 8883</w:t>
      </w:r>
    </w:p>
    <w:p w14:paraId="39765594" w14:textId="77777777" w:rsidR="00161A39" w:rsidRDefault="00161A39" w:rsidP="00161A39">
      <w:pPr>
        <w:rPr>
          <w:noProof/>
        </w:rPr>
      </w:pPr>
      <w:r w:rsidRPr="0017517C">
        <w:rPr>
          <w:i/>
          <w:noProof/>
        </w:rPr>
        <w:t>QoS</w:t>
      </w:r>
      <w:r>
        <w:rPr>
          <w:noProof/>
        </w:rPr>
        <w:t>: 2</w:t>
      </w:r>
    </w:p>
    <w:p w14:paraId="0BBDCFE2" w14:textId="77777777" w:rsidR="00161A39" w:rsidRDefault="00161A39" w:rsidP="00161A39">
      <w:pPr>
        <w:rPr>
          <w:noProof/>
        </w:rPr>
      </w:pPr>
      <w:r w:rsidRPr="0017517C">
        <w:rPr>
          <w:i/>
          <w:noProof/>
        </w:rPr>
        <w:t>Publish Topic</w:t>
      </w:r>
      <w:r>
        <w:rPr>
          <w:noProof/>
        </w:rPr>
        <w:t>: “cpd1995/surveillance”</w:t>
      </w:r>
    </w:p>
    <w:p w14:paraId="0BDCBEA9" w14:textId="77777777" w:rsidR="00161A39" w:rsidRDefault="00161A39" w:rsidP="00161A39">
      <w:pPr>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lastRenderedPageBreak/>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1B034707" w:rsidR="00161A39" w:rsidRPr="008D2D4B" w:rsidRDefault="00161A39" w:rsidP="00161A39">
      <w:pPr>
        <w:pStyle w:val="Caption"/>
        <w:jc w:val="center"/>
      </w:pPr>
      <w:bookmarkStart w:id="667" w:name="_Toc15564706"/>
      <w:r>
        <w:t xml:space="preserve">Figure </w:t>
      </w:r>
      <w:fldSimple w:instr=" SEQ Figure \* ARABIC ">
        <w:r w:rsidR="00075556">
          <w:rPr>
            <w:noProof/>
          </w:rPr>
          <w:t>19</w:t>
        </w:r>
      </w:fldSimple>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667"/>
    </w:p>
    <w:p w14:paraId="6C075BEA" w14:textId="0048256B" w:rsidR="00161A39" w:rsidRPr="00161A39" w:rsidRDefault="00161A39" w:rsidP="00161A39"/>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w:t>
      </w:r>
      <w:proofErr w:type="spellStart"/>
      <w:r>
        <w:t>Mosquitto</w:t>
      </w:r>
      <w:proofErr w:type="spellEnd"/>
      <w:r>
        <w:t xml:space="preserve"> broker under port 8883 using certificate 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4A074228" w:rsidR="008D2D4B" w:rsidRDefault="00F23CBC" w:rsidP="00F23CBC">
      <w:pPr>
        <w:pStyle w:val="Caption"/>
        <w:jc w:val="center"/>
      </w:pPr>
      <w:r>
        <w:t xml:space="preserve">Code Fragment </w:t>
      </w:r>
      <w:fldSimple w:instr=" SEQ Code_Fragment \* ARABIC ">
        <w:r w:rsidR="00190253">
          <w:rPr>
            <w:noProof/>
          </w:rPr>
          <w:t>6</w:t>
        </w:r>
      </w:fldSimple>
      <w:r>
        <w:t xml:space="preserve">: Python Code 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668" w:name="_Toc15564819"/>
      <w:r>
        <w:lastRenderedPageBreak/>
        <w:t>5.</w:t>
      </w:r>
      <w:r w:rsidR="00161A39">
        <w:t>3</w:t>
      </w:r>
      <w:r>
        <w:t xml:space="preserve">.6 </w:t>
      </w:r>
      <w:r w:rsidRPr="00450B4E">
        <w:t>Power Outage Considerations</w:t>
      </w:r>
      <w:bookmarkEnd w:id="668"/>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669" w:name="_Toc15564820"/>
      <w:r>
        <w:t>5</w:t>
      </w:r>
      <w:r w:rsidR="00161A39">
        <w:t>.4</w:t>
      </w:r>
      <w:r>
        <w:t xml:space="preserve"> Application </w:t>
      </w:r>
      <w:commentRangeStart w:id="670"/>
      <w:r>
        <w:t>Development</w:t>
      </w:r>
      <w:bookmarkEnd w:id="669"/>
      <w:commentRangeEnd w:id="670"/>
      <w:r w:rsidR="00BF0C79">
        <w:rPr>
          <w:rStyle w:val="CommentReference"/>
          <w:rFonts w:eastAsia="Times New Roman" w:cstheme="minorBidi"/>
        </w:rPr>
        <w:commentReference w:id="670"/>
      </w:r>
    </w:p>
    <w:p w14:paraId="20669AFA" w14:textId="77777777" w:rsidR="00404483" w:rsidRDefault="00404483" w:rsidP="00404483"/>
    <w:p w14:paraId="1B54389F" w14:textId="28EC6D39"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671" w:name="_Toc15564821"/>
      <w:r>
        <w:t>5</w:t>
      </w:r>
      <w:r w:rsidR="00161A39">
        <w:t>.4</w:t>
      </w:r>
      <w:r>
        <w:t xml:space="preserve">.1 Initial </w:t>
      </w:r>
      <w:r w:rsidR="00854719">
        <w:t>Class Diagram</w:t>
      </w:r>
      <w:r>
        <w:t xml:space="preserve"> Model</w:t>
      </w:r>
      <w:bookmarkEnd w:id="671"/>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‘MQTTImage’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12E42E26" w:rsidR="00161A39" w:rsidRDefault="00CB5E0C" w:rsidP="00161A39">
      <w:pPr>
        <w:pStyle w:val="Caption"/>
        <w:jc w:val="center"/>
      </w:pPr>
      <w:bookmarkStart w:id="672" w:name="_Toc15564707"/>
      <w:r>
        <w:t xml:space="preserve">Figure </w:t>
      </w:r>
      <w:fldSimple w:instr=" SEQ Figure \* ARABIC ">
        <w:r w:rsidR="00075556">
          <w:rPr>
            <w:noProof/>
          </w:rPr>
          <w:t>20</w:t>
        </w:r>
      </w:fldSimple>
      <w:r>
        <w:t>: UML Class Diagram highlighting the relationships between the user and MQTT interaction</w:t>
      </w:r>
      <w:bookmarkEnd w:id="672"/>
    </w:p>
    <w:p w14:paraId="1593A5D1" w14:textId="77777777" w:rsidR="00161A39" w:rsidRDefault="00161A39" w:rsidP="00161A39">
      <w:pPr>
        <w:pStyle w:val="Caption"/>
      </w:pPr>
    </w:p>
    <w:p w14:paraId="1D4D1819" w14:textId="33C0C27B" w:rsidR="00077375" w:rsidRDefault="00077375" w:rsidP="00161A39">
      <w:pPr>
        <w:pStyle w:val="Heading3"/>
      </w:pPr>
      <w:bookmarkStart w:id="673" w:name="_Toc15564822"/>
      <w:r>
        <w:t>5.</w:t>
      </w:r>
      <w:r w:rsidR="00161A39">
        <w:t>4</w:t>
      </w:r>
      <w:r>
        <w:t>.</w:t>
      </w:r>
      <w:r w:rsidR="00161A39">
        <w:t>2</w:t>
      </w:r>
      <w:r>
        <w:t xml:space="preserve"> </w:t>
      </w:r>
      <w:r w:rsidR="00CB5E0C">
        <w:t>MQTT Communication</w:t>
      </w:r>
      <w:bookmarkEnd w:id="673"/>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0BD49B83" w:rsidR="00077375" w:rsidRDefault="00077375" w:rsidP="00077375">
      <w:pPr>
        <w:pStyle w:val="Caption"/>
        <w:jc w:val="center"/>
      </w:pPr>
      <w:bookmarkStart w:id="674" w:name="_Toc14464776"/>
      <w:bookmarkStart w:id="675" w:name="_Toc14464883"/>
      <w:bookmarkStart w:id="676" w:name="_Toc15564708"/>
      <w:r>
        <w:t xml:space="preserve">Figure </w:t>
      </w:r>
      <w:fldSimple w:instr=" SEQ Figure \* ARABIC ">
        <w:r w:rsidR="00075556">
          <w:rPr>
            <w:noProof/>
          </w:rPr>
          <w:t>21</w:t>
        </w:r>
      </w:fldSimple>
      <w:r>
        <w:t>: Initial User Interface Design for Viewing Images within the App</w:t>
      </w:r>
      <w:bookmarkEnd w:id="674"/>
      <w:bookmarkEnd w:id="675"/>
      <w:bookmarkEnd w:id="676"/>
    </w:p>
    <w:p w14:paraId="68DD67AA" w14:textId="77777777" w:rsidR="00CB5E0C" w:rsidRDefault="00CB5E0C" w:rsidP="00077375"/>
    <w:p w14:paraId="0E2F718D" w14:textId="10A8F0A6"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77777777" w:rsidR="00161A39" w:rsidRDefault="00161A39" w:rsidP="00161A39">
      <w:r>
        <w:t>M2Mqtt was selected as a client for the smart 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677" w:name="_Toc15564823"/>
      <w:r>
        <w:t>5.4.3</w:t>
      </w:r>
      <w:r w:rsidR="00E54F97">
        <w:t xml:space="preserve"> Account Creation and Login</w:t>
      </w:r>
      <w:bookmarkEnd w:id="677"/>
    </w:p>
    <w:p w14:paraId="08C835A8" w14:textId="4BC51C8C" w:rsidR="002163BC" w:rsidRDefault="002163BC" w:rsidP="00E54F97">
      <w:r>
        <w:t xml:space="preserve">Initially, the account creation page will be available for family member or any authorised individuals </w:t>
      </w:r>
      <w:r w:rsidR="008443BC">
        <w:t>to register an account (shown in Figure 2</w:t>
      </w:r>
      <w:r w:rsidR="0047487A">
        <w:t>2</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2B4B8057" w:rsidR="00E54F97" w:rsidRPr="00E54F97" w:rsidRDefault="002163BC" w:rsidP="002163BC">
      <w:pPr>
        <w:pStyle w:val="Caption"/>
        <w:jc w:val="center"/>
      </w:pPr>
      <w:bookmarkStart w:id="678" w:name="_Toc15564709"/>
      <w:r>
        <w:t xml:space="preserve">Figure </w:t>
      </w:r>
      <w:fldSimple w:instr=" SEQ Figure \* ARABIC ">
        <w:r w:rsidR="00075556">
          <w:rPr>
            <w:noProof/>
          </w:rPr>
          <w:t>22</w:t>
        </w:r>
      </w:fldSimple>
      <w:r>
        <w:t>: Initial UI Design for Login and Registration</w:t>
      </w:r>
      <w:bookmarkEnd w:id="678"/>
    </w:p>
    <w:p w14:paraId="742D9260" w14:textId="77777777" w:rsidR="00090A00" w:rsidRDefault="00090A00" w:rsidP="00404483"/>
    <w:p w14:paraId="5DA8C1FF" w14:textId="0D902B22" w:rsidR="00404483" w:rsidRDefault="00161A39" w:rsidP="00950FEE">
      <w:pPr>
        <w:pStyle w:val="Heading3"/>
      </w:pPr>
      <w:bookmarkStart w:id="679" w:name="_Toc15564824"/>
      <w:r>
        <w:t>5.4</w:t>
      </w:r>
      <w:r w:rsidR="00E54F97">
        <w:t>.3</w:t>
      </w:r>
      <w:r w:rsidR="00950FEE">
        <w:t xml:space="preserve"> Database Development</w:t>
      </w:r>
      <w:bookmarkEnd w:id="679"/>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680" w:name="_Toc15564825"/>
      <w:r>
        <w:t>5.4</w:t>
      </w:r>
      <w:r w:rsidR="00E54F97">
        <w:t xml:space="preserve">.4 </w:t>
      </w:r>
      <w:r w:rsidR="0029200A">
        <w:t>Displaying Received Images</w:t>
      </w:r>
      <w:bookmarkEnd w:id="680"/>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681" w:name="_Toc15564826"/>
      <w:r>
        <w:t>5.4</w:t>
      </w:r>
      <w:r w:rsidR="00E54F97">
        <w:t>.5</w:t>
      </w:r>
      <w:r w:rsidR="006F3B8E">
        <w:t xml:space="preserve"> Password Stor</w:t>
      </w:r>
      <w:r w:rsidR="006F3B8E" w:rsidRPr="006F3B8E">
        <w:rPr>
          <w:rStyle w:val="Heading3Char"/>
        </w:rPr>
        <w:t>age</w:t>
      </w:r>
      <w:bookmarkEnd w:id="681"/>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682" w:name="_Toc15564827"/>
      <w:r>
        <w:lastRenderedPageBreak/>
        <w:t>5.5</w:t>
      </w:r>
      <w:r w:rsidR="00957252">
        <w:t xml:space="preserve"> Security Implementation</w:t>
      </w:r>
      <w:bookmarkEnd w:id="682"/>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683" w:name="_Toc15564828"/>
      <w:r>
        <w:t>5.5</w:t>
      </w:r>
      <w:r w:rsidR="00957252">
        <w:t>.1</w:t>
      </w:r>
      <w:r w:rsidR="007E5482">
        <w:t xml:space="preserve"> Raspberry Pi Specific Security</w:t>
      </w:r>
      <w:bookmarkEnd w:id="683"/>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Raspbian. According to the Raspberry Pi official documentation, the following are considered best practices (Raspberrypi.org, n.d.)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Firewall installation. By default, the firewall available on the Raspbian operating system is not configured and must be setup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684" w:name="_Toc15564829"/>
      <w:r>
        <w:t>5.</w:t>
      </w:r>
      <w:r w:rsidR="00161A39">
        <w:t>5</w:t>
      </w:r>
      <w:r>
        <w:t>.2 Firewall Protection</w:t>
      </w:r>
      <w:bookmarkEnd w:id="684"/>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DDoS attacks against a Raspberry Pi model, suggesting this approach being highly effective </w:t>
      </w:r>
      <w:r w:rsidRPr="003E6351">
        <w:rPr>
          <w:rFonts w:eastAsiaTheme="majorEastAsia"/>
        </w:rPr>
        <w:t>(Patel and Upadhyay,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685" w:name="_Toc15564830"/>
      <w:r>
        <w:lastRenderedPageBreak/>
        <w:t>5.5</w:t>
      </w:r>
      <w:r w:rsidR="007C585A">
        <w:t>.3</w:t>
      </w:r>
      <w:r w:rsidR="0034758A">
        <w:t xml:space="preserve"> MQTT Communication Security</w:t>
      </w:r>
      <w:bookmarkEnd w:id="685"/>
    </w:p>
    <w:p w14:paraId="273DF145" w14:textId="029EEECE"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broker. This form of encryption uses TLS (Transport Layer Security Protocol) to secure the communication between the devices. As shown in figure </w:t>
      </w:r>
      <w:r w:rsidR="00E276E1">
        <w:t>23</w:t>
      </w:r>
      <w:r w:rsidR="004A0123">
        <w:t>,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0714DCD7" w:rsidR="004A0123" w:rsidRPr="0034758A" w:rsidRDefault="004A0123" w:rsidP="004A0123">
      <w:pPr>
        <w:pStyle w:val="Caption"/>
        <w:jc w:val="center"/>
        <w:rPr>
          <w:b/>
        </w:rPr>
      </w:pPr>
      <w:bookmarkStart w:id="686" w:name="_Toc15564710"/>
      <w:r>
        <w:t xml:space="preserve">Figure </w:t>
      </w:r>
      <w:fldSimple w:instr=" SEQ Figure \* ARABIC ">
        <w:r w:rsidR="00075556">
          <w:rPr>
            <w:noProof/>
          </w:rPr>
          <w:t>23</w:t>
        </w:r>
      </w:fldSimple>
      <w:r>
        <w:t>: MQTT Communication secured using Certification and TLS</w:t>
      </w:r>
      <w:bookmarkEnd w:id="686"/>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687" w:name="_Toc15564831"/>
      <w:r>
        <w:lastRenderedPageBreak/>
        <w:t xml:space="preserve">6.0 </w:t>
      </w:r>
      <w:bookmarkEnd w:id="687"/>
      <w:r>
        <w:t>Evaluation</w:t>
      </w:r>
    </w:p>
    <w:p w14:paraId="11647E5B" w14:textId="3A76A4FB" w:rsidR="007E5482" w:rsidRDefault="007E5482" w:rsidP="007E5482"/>
    <w:p w14:paraId="74A3F644" w14:textId="003761E6" w:rsidR="00D22E47" w:rsidRDefault="00D22E47" w:rsidP="00D22E47">
      <w:pPr>
        <w:pStyle w:val="Heading2"/>
      </w:pPr>
      <w:r>
        <w:t xml:space="preserve">6.1 Surveillance System </w:t>
      </w:r>
      <w:r w:rsidR="00BF0C79">
        <w:t>Functionality</w:t>
      </w:r>
    </w:p>
    <w:p w14:paraId="22C120F2" w14:textId="77777777" w:rsidR="00D22E47" w:rsidRPr="00D22E47" w:rsidRDefault="00D22E47" w:rsidP="00D22E47"/>
    <w:p w14:paraId="0CDD2537" w14:textId="59DF30C3" w:rsidR="00D22E47" w:rsidRDefault="00D22E47" w:rsidP="00D22E47">
      <w:r>
        <w:t>When it came to the surveillance cam, the main objective was to identify an individual using face recognition in real time. To evaluate the efficiency of the HOG method selected, the script was ran before the training of any models. As seen in Figure 24, the face has correctly been recognition, though not labelled as it did not match any of the individuals in the given database.</w:t>
      </w:r>
    </w:p>
    <w:p w14:paraId="625E823A" w14:textId="77777777" w:rsidR="00D22E47" w:rsidRDefault="00D22E47" w:rsidP="00D22E47"/>
    <w:p w14:paraId="4DD5B324" w14:textId="007B0C84" w:rsidR="00D22E47" w:rsidRDefault="00D22E47" w:rsidP="00D22E47"/>
    <w:p w14:paraId="571BD236" w14:textId="77777777" w:rsidR="00D22E47" w:rsidRDefault="00D22E47" w:rsidP="00D22E47">
      <w:pPr>
        <w:keepNext/>
        <w:jc w:val="center"/>
      </w:pPr>
      <w:r>
        <w:rPr>
          <w:noProof/>
        </w:rPr>
        <w:drawing>
          <wp:inline distT="0" distB="0" distL="0" distR="0" wp14:anchorId="4F7B5114" wp14:editId="0521211E">
            <wp:extent cx="30480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305050"/>
                    </a:xfrm>
                    <a:prstGeom prst="rect">
                      <a:avLst/>
                    </a:prstGeom>
                    <a:noFill/>
                    <a:ln>
                      <a:noFill/>
                    </a:ln>
                  </pic:spPr>
                </pic:pic>
              </a:graphicData>
            </a:graphic>
          </wp:inline>
        </w:drawing>
      </w:r>
    </w:p>
    <w:p w14:paraId="0B9BE3F2" w14:textId="335EA818" w:rsidR="00D22E47" w:rsidRDefault="00D22E47" w:rsidP="00D22E47">
      <w:pPr>
        <w:pStyle w:val="Caption"/>
        <w:jc w:val="center"/>
      </w:pPr>
      <w:r>
        <w:t xml:space="preserve">Figure </w:t>
      </w:r>
      <w:fldSimple w:instr=" SEQ Figure \* ARABIC ">
        <w:r w:rsidR="00075556">
          <w:rPr>
            <w:noProof/>
          </w:rPr>
          <w:t>24</w:t>
        </w:r>
      </w:fldSimple>
      <w:r>
        <w:t>: HOG method of face recognition correctly recognising face as 'unknown'</w:t>
      </w:r>
    </w:p>
    <w:p w14:paraId="621F0B33" w14:textId="77777777" w:rsidR="00BF0C79" w:rsidRPr="00BF0C79" w:rsidRDefault="00BF0C79" w:rsidP="00BF0C79">
      <w:pPr>
        <w:rPr>
          <w:lang w:eastAsia="en-US"/>
        </w:rPr>
      </w:pPr>
    </w:p>
    <w:p w14:paraId="755E4C27" w14:textId="667D1FC6" w:rsidR="00075556" w:rsidRDefault="00D22E47" w:rsidP="00075556">
      <w:pPr>
        <w:rPr>
          <w:rFonts w:eastAsiaTheme="majorEastAsia"/>
        </w:rPr>
      </w:pPr>
      <w:r>
        <w:rPr>
          <w:rFonts w:eastAsiaTheme="majorEastAsia"/>
        </w:rPr>
        <w:t xml:space="preserve">To further evaluate the effectiveness, the </w:t>
      </w:r>
      <w:r w:rsidR="00BF0C79">
        <w:rPr>
          <w:rFonts w:eastAsiaTheme="majorEastAsia"/>
        </w:rPr>
        <w:t>model was then trained using 14 images of the author under the name ‘Chris’ using the Convolutional Neural Network technique.</w:t>
      </w:r>
      <w:r w:rsidR="00075556">
        <w:rPr>
          <w:rFonts w:eastAsiaTheme="majorEastAsia"/>
        </w:rPr>
        <w:t xml:space="preserve"> Figure 25 shows the output terminal running the script ‘encode_faces.py’.</w:t>
      </w:r>
    </w:p>
    <w:p w14:paraId="56A3DA94" w14:textId="77777777" w:rsidR="00075556" w:rsidRDefault="00075556" w:rsidP="00075556">
      <w:pPr>
        <w:rPr>
          <w:rFonts w:eastAsiaTheme="majorEastAsia"/>
        </w:rPr>
      </w:pPr>
    </w:p>
    <w:p w14:paraId="4CE591F5" w14:textId="77777777" w:rsidR="00075556" w:rsidRDefault="001538A6" w:rsidP="00075556">
      <w:pPr>
        <w:keepNext/>
        <w:jc w:val="center"/>
      </w:pPr>
      <w:r>
        <w:rPr>
          <w:rFonts w:eastAsiaTheme="majorEastAsia"/>
          <w:noProof/>
        </w:rPr>
        <w:pict w14:anchorId="215C1E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ncoding Faces" style="width:450.65pt;height:210.65pt;mso-width-percent:0;mso-height-percent:0;mso-width-percent:0;mso-height-percent:0">
            <v:imagedata r:id="rId37" o:title="Encoding Faces"/>
          </v:shape>
        </w:pict>
      </w:r>
    </w:p>
    <w:p w14:paraId="22141AF5" w14:textId="15231D52" w:rsidR="00D22E47" w:rsidRDefault="00075556" w:rsidP="00075556">
      <w:pPr>
        <w:pStyle w:val="Caption"/>
        <w:jc w:val="center"/>
      </w:pPr>
      <w:r>
        <w:t xml:space="preserve">Figure </w:t>
      </w:r>
      <w:fldSimple w:instr=" SEQ Figure \* ARABIC ">
        <w:r>
          <w:rPr>
            <w:noProof/>
          </w:rPr>
          <w:t>25</w:t>
        </w:r>
      </w:fldSimple>
      <w:r>
        <w:t>: Output terminal showing image files being encoded into a pickle file</w:t>
      </w:r>
    </w:p>
    <w:p w14:paraId="46A04155" w14:textId="54AA7CEC" w:rsidR="00075556" w:rsidRDefault="00075556" w:rsidP="00075556">
      <w:pPr>
        <w:spacing w:line="276" w:lineRule="auto"/>
        <w:ind w:right="284"/>
      </w:pPr>
    </w:p>
    <w:p w14:paraId="432498B4" w14:textId="2DE28C23" w:rsidR="00075556" w:rsidRDefault="00075556">
      <w:pPr>
        <w:spacing w:line="276" w:lineRule="auto"/>
        <w:ind w:left="284" w:right="284"/>
      </w:pPr>
      <w:r>
        <w:lastRenderedPageBreak/>
        <w:t xml:space="preserve">After the pickle file was updated, the script was then </w:t>
      </w:r>
      <w:proofErr w:type="gramStart"/>
      <w:r>
        <w:t>ran</w:t>
      </w:r>
      <w:proofErr w:type="gramEnd"/>
      <w:r>
        <w:t xml:space="preserve"> again, using the newly created face recognition dataset. As shown in Figure 25, the author is now correctly identified in real time, meaning the functionality of the Surveillance System has been deemed successful.</w:t>
      </w:r>
    </w:p>
    <w:p w14:paraId="6726E9D6" w14:textId="77777777" w:rsidR="00075556" w:rsidRDefault="00075556">
      <w:pPr>
        <w:spacing w:line="276" w:lineRule="auto"/>
        <w:ind w:left="284" w:right="284"/>
      </w:pPr>
    </w:p>
    <w:p w14:paraId="57F72769" w14:textId="77777777" w:rsidR="00075556" w:rsidRDefault="00075556" w:rsidP="00075556">
      <w:pPr>
        <w:keepNext/>
        <w:spacing w:line="276" w:lineRule="auto"/>
        <w:ind w:left="284" w:right="284"/>
        <w:jc w:val="center"/>
      </w:pPr>
      <w:r>
        <w:rPr>
          <w:noProof/>
        </w:rPr>
        <w:drawing>
          <wp:inline distT="0" distB="0" distL="0" distR="0" wp14:anchorId="5FA59DD3" wp14:editId="651F7E28">
            <wp:extent cx="30861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333625"/>
                    </a:xfrm>
                    <a:prstGeom prst="rect">
                      <a:avLst/>
                    </a:prstGeom>
                    <a:noFill/>
                    <a:ln>
                      <a:noFill/>
                    </a:ln>
                  </pic:spPr>
                </pic:pic>
              </a:graphicData>
            </a:graphic>
          </wp:inline>
        </w:drawing>
      </w:r>
    </w:p>
    <w:p w14:paraId="3FAFC195" w14:textId="2DF85046" w:rsidR="00075556" w:rsidRDefault="00075556" w:rsidP="00075556">
      <w:pPr>
        <w:pStyle w:val="Caption"/>
        <w:jc w:val="center"/>
      </w:pPr>
      <w:r>
        <w:t xml:space="preserve">Figure </w:t>
      </w:r>
      <w:fldSimple w:instr=" SEQ Figure \* ARABIC ">
        <w:r>
          <w:rPr>
            <w:noProof/>
          </w:rPr>
          <w:t>26</w:t>
        </w:r>
      </w:fldSimple>
      <w:r>
        <w:t xml:space="preserve">: </w:t>
      </w:r>
      <w:r w:rsidRPr="00A90DE2">
        <w:t>HOG method of face recognition correctl</w:t>
      </w:r>
      <w:r>
        <w:t>y recognising authors face after training</w:t>
      </w:r>
    </w:p>
    <w:p w14:paraId="2BF83ABE" w14:textId="26B063F3" w:rsidR="00D22E47" w:rsidRDefault="00D22E47" w:rsidP="00075556">
      <w:pPr>
        <w:spacing w:line="276" w:lineRule="auto"/>
        <w:ind w:left="284" w:right="284"/>
        <w:jc w:val="center"/>
        <w:rPr>
          <w:rFonts w:eastAsiaTheme="majorEastAsia" w:cstheme="majorBidi"/>
          <w:sz w:val="30"/>
          <w:szCs w:val="26"/>
        </w:rPr>
      </w:pPr>
      <w:r>
        <w:br w:type="page"/>
      </w:r>
    </w:p>
    <w:p w14:paraId="3300F50A" w14:textId="456417F7" w:rsidR="00D22E47" w:rsidRPr="007E5482" w:rsidRDefault="00D22E47" w:rsidP="00D22E47">
      <w:pPr>
        <w:pStyle w:val="Heading2"/>
      </w:pPr>
      <w:r>
        <w:lastRenderedPageBreak/>
        <w:t>6.2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688"/>
      <w:r>
        <w:rPr>
          <w:szCs w:val="24"/>
        </w:rPr>
        <w:t>project</w:t>
      </w:r>
      <w:commentRangeEnd w:id="688"/>
      <w:r w:rsidR="007D31CC">
        <w:rPr>
          <w:rStyle w:val="CommentReference"/>
        </w:rPr>
        <w:commentReference w:id="688"/>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00FB98A0" w:rsidR="00643EB6" w:rsidRDefault="00CC6417" w:rsidP="00CC6417">
      <w:pPr>
        <w:pStyle w:val="Caption"/>
        <w:jc w:val="center"/>
      </w:pPr>
      <w:bookmarkStart w:id="689" w:name="_Toc14464894"/>
      <w:r>
        <w:t xml:space="preserve">Table </w:t>
      </w:r>
      <w:fldSimple w:instr=" SEQ Table \* ARABIC ">
        <w:r w:rsidR="00190253">
          <w:rPr>
            <w:noProof/>
          </w:rPr>
          <w:t>12</w:t>
        </w:r>
      </w:fldSimple>
      <w:r>
        <w:t>: Proposed solutions for best practices</w:t>
      </w:r>
      <w:bookmarkEnd w:id="689"/>
    </w:p>
    <w:p w14:paraId="058A7123" w14:textId="5A0F6CA9" w:rsidR="00CE18F6" w:rsidRPr="00FC1405" w:rsidRDefault="00B23BCB" w:rsidP="00FC1405">
      <w:r>
        <w:br w:type="page"/>
      </w:r>
      <w:bookmarkStart w:id="690" w:name="_Toc11075232"/>
      <w:bookmarkStart w:id="691" w:name="_Toc11959313"/>
    </w:p>
    <w:p w14:paraId="2B22FA3F" w14:textId="77777777" w:rsidR="005A5914" w:rsidRPr="000C586D" w:rsidRDefault="00B23BCB" w:rsidP="00190253">
      <w:pPr>
        <w:pStyle w:val="Heading1"/>
      </w:pPr>
      <w:bookmarkStart w:id="692" w:name="_Toc15564832"/>
      <w:r>
        <w:lastRenderedPageBreak/>
        <w:t>7</w:t>
      </w:r>
      <w:r w:rsidR="005A5914">
        <w:t xml:space="preserve">.0 </w:t>
      </w:r>
      <w:r w:rsidR="005A5914" w:rsidRPr="000C586D">
        <w:t>References</w:t>
      </w:r>
      <w:bookmarkEnd w:id="690"/>
      <w:bookmarkEnd w:id="691"/>
      <w:bookmarkEnd w:id="692"/>
    </w:p>
    <w:p w14:paraId="77E71501" w14:textId="77777777" w:rsidR="005A5914" w:rsidRDefault="005A5914" w:rsidP="005A5914">
      <w:pPr>
        <w:tabs>
          <w:tab w:val="left" w:pos="1124"/>
        </w:tabs>
        <w:ind w:left="709" w:hanging="709"/>
        <w:rPr>
          <w:bCs/>
        </w:rPr>
      </w:pPr>
    </w:p>
    <w:p w14:paraId="771DCA8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263372" w:rsidRDefault="005A5914" w:rsidP="003371F2">
      <w:pPr>
        <w:tabs>
          <w:tab w:val="left" w:pos="1124"/>
        </w:tabs>
        <w:ind w:left="349" w:hanging="709"/>
        <w:jc w:val="left"/>
        <w:rPr>
          <w:rFonts w:cs="Times New Roman"/>
          <w:bCs/>
          <w:sz w:val="20"/>
          <w:szCs w:val="20"/>
        </w:rPr>
      </w:pPr>
    </w:p>
    <w:p w14:paraId="4DBEB64B" w14:textId="77777777"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263372" w:rsidRDefault="005A5914" w:rsidP="003371F2">
      <w:pPr>
        <w:tabs>
          <w:tab w:val="left" w:pos="1124"/>
        </w:tabs>
        <w:ind w:left="349" w:hanging="709"/>
        <w:jc w:val="left"/>
        <w:rPr>
          <w:rFonts w:cs="Times New Roman"/>
          <w:bCs/>
          <w:sz w:val="20"/>
          <w:szCs w:val="20"/>
        </w:rPr>
      </w:pPr>
    </w:p>
    <w:p w14:paraId="2843F3E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UK gears up for new laws on IoT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263372"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IoT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Style w:val="selectable"/>
          <w:rFonts w:cs="Times New Roman"/>
          <w:color w:val="000000"/>
          <w:sz w:val="20"/>
          <w:szCs w:val="20"/>
        </w:rPr>
        <w:t xml:space="preserve">Prabhakar,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263372" w:rsidRDefault="005A5914" w:rsidP="003371F2">
      <w:pPr>
        <w:tabs>
          <w:tab w:val="left" w:pos="1124"/>
        </w:tabs>
        <w:ind w:left="349" w:hanging="709"/>
        <w:jc w:val="left"/>
        <w:rPr>
          <w:rFonts w:cs="Times New Roman"/>
          <w:bCs/>
          <w:sz w:val="20"/>
          <w:szCs w:val="20"/>
        </w:rPr>
      </w:pPr>
    </w:p>
    <w:p w14:paraId="7D9F62D3"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14:paraId="669F387A"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Rehman, R., Khan, B. and Kim, B. (2018). IoT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263372" w:rsidRDefault="005A5914" w:rsidP="003371F2">
      <w:pPr>
        <w:tabs>
          <w:tab w:val="left" w:pos="1124"/>
        </w:tabs>
        <w:ind w:left="349" w:hanging="709"/>
        <w:jc w:val="left"/>
        <w:rPr>
          <w:rFonts w:cs="Times New Roman"/>
          <w:bCs/>
          <w:sz w:val="20"/>
          <w:szCs w:val="20"/>
        </w:rPr>
      </w:pPr>
    </w:p>
    <w:p w14:paraId="2844B2A6" w14:textId="77777777"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OpenCV's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14:paraId="6E86420D" w14:textId="77777777" w:rsidR="005A5914" w:rsidRPr="00263372" w:rsidRDefault="005A5914" w:rsidP="003371F2">
      <w:pPr>
        <w:jc w:val="left"/>
        <w:rPr>
          <w:rFonts w:cs="Times New Roman"/>
          <w:sz w:val="20"/>
          <w:szCs w:val="20"/>
        </w:rPr>
      </w:pPr>
    </w:p>
    <w:p w14:paraId="2FA0D776" w14:textId="77777777"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14:paraId="487686EF" w14:textId="77777777" w:rsidR="005A5914" w:rsidRPr="00263372" w:rsidRDefault="005A5914" w:rsidP="003371F2">
      <w:pPr>
        <w:tabs>
          <w:tab w:val="left" w:pos="8127"/>
        </w:tabs>
        <w:ind w:firstLine="7995"/>
        <w:jc w:val="left"/>
        <w:rPr>
          <w:rFonts w:cs="Times New Roman"/>
          <w:sz w:val="20"/>
          <w:szCs w:val="20"/>
        </w:rPr>
      </w:pPr>
    </w:p>
    <w:p w14:paraId="06235A17" w14:textId="77777777"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Abdalla,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14:paraId="1543E0FA" w14:textId="77777777" w:rsidR="005A5914" w:rsidRPr="00263372" w:rsidRDefault="005A5914" w:rsidP="003371F2">
      <w:pPr>
        <w:pStyle w:val="ListParagraph"/>
        <w:jc w:val="left"/>
        <w:rPr>
          <w:rFonts w:cs="Times New Roman"/>
          <w:color w:val="000000"/>
          <w:sz w:val="20"/>
          <w:szCs w:val="20"/>
        </w:rPr>
      </w:pPr>
    </w:p>
    <w:p w14:paraId="681A8845"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14:paraId="5CEABAC6" w14:textId="77777777" w:rsidR="005A5914" w:rsidRPr="00263372" w:rsidRDefault="005A5914" w:rsidP="003371F2">
      <w:pPr>
        <w:pStyle w:val="ListParagraph"/>
        <w:jc w:val="left"/>
        <w:rPr>
          <w:rFonts w:cs="Times New Roman"/>
          <w:color w:val="000000"/>
          <w:sz w:val="20"/>
          <w:szCs w:val="20"/>
        </w:rPr>
      </w:pPr>
    </w:p>
    <w:p w14:paraId="340C1380"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Manoharan, R. and Chandrakala, S. (2015). Android OpenCV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14:paraId="4E54D99C"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263372" w:rsidRDefault="009D28F6" w:rsidP="003371F2">
      <w:pPr>
        <w:pStyle w:val="ListParagraph"/>
        <w:jc w:val="left"/>
        <w:rPr>
          <w:rFonts w:cs="Times New Roman"/>
          <w:color w:val="000000"/>
          <w:sz w:val="20"/>
          <w:szCs w:val="20"/>
        </w:rPr>
      </w:pPr>
    </w:p>
    <w:p w14:paraId="645CBEE3" w14:textId="77777777"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Liang, L., Zheng, K., Sheng, Q. and Huang, X. (2016). A Denial of Service Attack Method for an IoT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14:paraId="5514057F" w14:textId="77777777" w:rsidR="00E43F2E" w:rsidRPr="00263372" w:rsidRDefault="00E43F2E" w:rsidP="003371F2">
      <w:pPr>
        <w:pStyle w:val="ListParagraph"/>
        <w:jc w:val="left"/>
        <w:rPr>
          <w:rFonts w:cs="Times New Roman"/>
          <w:color w:val="000000"/>
          <w:sz w:val="20"/>
          <w:szCs w:val="20"/>
        </w:rPr>
      </w:pPr>
    </w:p>
    <w:p w14:paraId="7C23BCB7"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14:paraId="020BA1AF" w14:textId="77777777" w:rsidR="00E43F2E" w:rsidRPr="00263372" w:rsidRDefault="00E43F2E" w:rsidP="003371F2">
      <w:pPr>
        <w:pStyle w:val="ListParagraph"/>
        <w:jc w:val="left"/>
        <w:rPr>
          <w:rFonts w:cs="Times New Roman"/>
          <w:color w:val="000000"/>
          <w:sz w:val="20"/>
          <w:szCs w:val="20"/>
        </w:rPr>
      </w:pPr>
    </w:p>
    <w:p w14:paraId="13466AF4"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14:paraId="0F81C4D9" w14:textId="77777777" w:rsidR="007472E0" w:rsidRPr="00263372" w:rsidRDefault="007472E0" w:rsidP="003371F2">
      <w:pPr>
        <w:pStyle w:val="ListParagraph"/>
        <w:jc w:val="left"/>
        <w:rPr>
          <w:rFonts w:cs="Times New Roman"/>
          <w:color w:val="000000"/>
          <w:sz w:val="20"/>
          <w:szCs w:val="20"/>
        </w:rPr>
      </w:pPr>
    </w:p>
    <w:p w14:paraId="006977C7" w14:textId="77777777"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Abo-Soliman,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14:paraId="6924B095" w14:textId="77777777" w:rsidR="00295224" w:rsidRPr="00263372" w:rsidRDefault="00295224" w:rsidP="003371F2">
      <w:pPr>
        <w:pStyle w:val="ListParagraph"/>
        <w:jc w:val="left"/>
        <w:rPr>
          <w:rFonts w:cs="Times New Roman"/>
          <w:color w:val="000000"/>
          <w:sz w:val="20"/>
          <w:szCs w:val="20"/>
        </w:rPr>
      </w:pPr>
    </w:p>
    <w:p w14:paraId="3F97332D" w14:textId="77777777"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S. and Kumar, G. (2018). Performance of IoT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14:paraId="26930E8E" w14:textId="77777777" w:rsidR="0065529D" w:rsidRPr="00263372" w:rsidRDefault="0065529D" w:rsidP="003371F2">
      <w:pPr>
        <w:pStyle w:val="ListParagraph"/>
        <w:jc w:val="left"/>
        <w:rPr>
          <w:rFonts w:cs="Times New Roman"/>
          <w:color w:val="000000"/>
          <w:sz w:val="20"/>
          <w:szCs w:val="20"/>
        </w:rPr>
      </w:pPr>
    </w:p>
    <w:p w14:paraId="72A222D1" w14:textId="77777777"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(IoT).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263372" w:rsidRDefault="00B7754A" w:rsidP="003371F2">
      <w:pPr>
        <w:pStyle w:val="ListParagraph"/>
        <w:jc w:val="left"/>
        <w:rPr>
          <w:rFonts w:cs="Times New Roman"/>
          <w:color w:val="000000"/>
          <w:sz w:val="20"/>
          <w:szCs w:val="20"/>
        </w:rPr>
      </w:pPr>
    </w:p>
    <w:p w14:paraId="1FCCCA9A" w14:textId="77777777"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263372" w:rsidRDefault="00D324D1" w:rsidP="003371F2">
      <w:pPr>
        <w:pStyle w:val="ListParagraph"/>
        <w:jc w:val="left"/>
        <w:rPr>
          <w:rFonts w:cs="Times New Roman"/>
          <w:color w:val="000000"/>
          <w:sz w:val="20"/>
          <w:szCs w:val="20"/>
        </w:rPr>
      </w:pPr>
    </w:p>
    <w:p w14:paraId="26AF791B"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14:paraId="34C5C1D9" w14:textId="77777777" w:rsidR="00D324D1" w:rsidRPr="00263372" w:rsidRDefault="00D324D1" w:rsidP="003371F2">
      <w:pPr>
        <w:pStyle w:val="ListParagraph"/>
        <w:jc w:val="left"/>
        <w:rPr>
          <w:rFonts w:cs="Times New Roman"/>
          <w:color w:val="000000"/>
          <w:sz w:val="20"/>
          <w:szCs w:val="20"/>
        </w:rPr>
      </w:pPr>
    </w:p>
    <w:p w14:paraId="21AA6EC9"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2016 5th International Conference on Reliability, Infocom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14:paraId="2268DD67" w14:textId="77777777" w:rsidR="00FF5190" w:rsidRPr="00263372" w:rsidRDefault="00FF5190" w:rsidP="003371F2">
      <w:pPr>
        <w:pStyle w:val="ListParagraph"/>
        <w:jc w:val="left"/>
        <w:rPr>
          <w:rFonts w:cs="Times New Roman"/>
          <w:color w:val="000000"/>
          <w:sz w:val="20"/>
          <w:szCs w:val="20"/>
        </w:rPr>
      </w:pPr>
    </w:p>
    <w:p w14:paraId="2C027DBA" w14:textId="77777777"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Patil,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Meena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263372" w:rsidRDefault="00DF2FD3" w:rsidP="003371F2">
      <w:pPr>
        <w:pStyle w:val="ListParagraph"/>
        <w:jc w:val="left"/>
        <w:rPr>
          <w:rFonts w:cs="Times New Roman"/>
          <w:color w:val="000000"/>
          <w:sz w:val="20"/>
          <w:szCs w:val="20"/>
        </w:rPr>
      </w:pPr>
    </w:p>
    <w:p w14:paraId="2BB4C6A7" w14:textId="77777777"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Lee, S., Kim, H., Hong, D. and Ju, H. (2013). Correlation analysis of MQTT loss and delay according to QoS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263372" w:rsidRDefault="00DA2269" w:rsidP="003371F2">
      <w:pPr>
        <w:pStyle w:val="ListParagraph"/>
        <w:jc w:val="left"/>
        <w:rPr>
          <w:rFonts w:cs="Times New Roman"/>
          <w:color w:val="000000"/>
          <w:sz w:val="20"/>
          <w:szCs w:val="20"/>
        </w:rPr>
      </w:pPr>
    </w:p>
    <w:p w14:paraId="1862A159" w14:textId="77777777"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263372" w:rsidRDefault="00BD2A9C" w:rsidP="003371F2">
      <w:pPr>
        <w:pStyle w:val="ListParagraph"/>
        <w:jc w:val="left"/>
        <w:rPr>
          <w:rFonts w:cs="Times New Roman"/>
          <w:color w:val="000000"/>
          <w:sz w:val="20"/>
          <w:szCs w:val="20"/>
        </w:rPr>
      </w:pPr>
    </w:p>
    <w:p w14:paraId="6A499692" w14:textId="77777777"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Naik, N. (2017). Choice of effective messaging protocols for IoT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14:paraId="24224D43" w14:textId="77777777" w:rsidR="00306244" w:rsidRPr="00263372" w:rsidRDefault="00306244" w:rsidP="003371F2">
      <w:pPr>
        <w:pStyle w:val="ListParagraph"/>
        <w:jc w:val="left"/>
        <w:rPr>
          <w:rFonts w:cs="Times New Roman"/>
          <w:color w:val="000000"/>
          <w:sz w:val="20"/>
          <w:szCs w:val="20"/>
        </w:rPr>
      </w:pPr>
    </w:p>
    <w:p w14:paraId="52FABE3C" w14:textId="77777777"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263372" w:rsidRDefault="00A476BB" w:rsidP="003371F2">
      <w:pPr>
        <w:pStyle w:val="ListParagraph"/>
        <w:jc w:val="left"/>
        <w:rPr>
          <w:rFonts w:cs="Times New Roman"/>
          <w:color w:val="000000"/>
          <w:sz w:val="20"/>
          <w:szCs w:val="20"/>
        </w:rPr>
      </w:pPr>
    </w:p>
    <w:p w14:paraId="35D05726" w14:textId="77777777"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(n.d.).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14:paraId="14AC19C2" w14:textId="77777777" w:rsidR="00B9395E" w:rsidRPr="00263372" w:rsidRDefault="00B9395E" w:rsidP="003371F2">
      <w:pPr>
        <w:pStyle w:val="ListParagraph"/>
        <w:jc w:val="left"/>
        <w:rPr>
          <w:rFonts w:cs="Times New Roman"/>
          <w:color w:val="000000"/>
          <w:sz w:val="20"/>
          <w:szCs w:val="20"/>
        </w:rPr>
      </w:pPr>
    </w:p>
    <w:p w14:paraId="2964EFDC" w14:textId="77777777"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263372" w:rsidRDefault="004427EC" w:rsidP="003371F2">
      <w:pPr>
        <w:pStyle w:val="ListParagraph"/>
        <w:jc w:val="left"/>
        <w:rPr>
          <w:rFonts w:cs="Times New Roman"/>
          <w:color w:val="000000"/>
          <w:sz w:val="20"/>
          <w:szCs w:val="20"/>
        </w:rPr>
      </w:pPr>
    </w:p>
    <w:p w14:paraId="1A7401F3" w14:textId="77777777"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Al-Fuqaha,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M. and Ayyash,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263372" w:rsidRDefault="00B704B2" w:rsidP="003371F2">
      <w:pPr>
        <w:pStyle w:val="ListParagraph"/>
        <w:jc w:val="left"/>
        <w:rPr>
          <w:rFonts w:cs="Times New Roman"/>
          <w:color w:val="000000"/>
          <w:sz w:val="20"/>
          <w:szCs w:val="20"/>
        </w:rPr>
      </w:pPr>
    </w:p>
    <w:p w14:paraId="718DF3D9" w14:textId="77777777"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 xml:space="preserve">Beating JSON performance with </w:t>
      </w:r>
      <w:proofErr w:type="spellStart"/>
      <w:r w:rsidRPr="00263372">
        <w:rPr>
          <w:rStyle w:val="selectable"/>
          <w:rFonts w:cs="Times New Roman"/>
          <w:i/>
          <w:iCs/>
          <w:color w:val="000000"/>
          <w:sz w:val="20"/>
          <w:szCs w:val="20"/>
        </w:rPr>
        <w:t>Protobuf</w:t>
      </w:r>
      <w:proofErr w:type="spellEnd"/>
      <w:r w:rsidRPr="00263372">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263372" w:rsidRDefault="00DA328B" w:rsidP="003371F2">
      <w:pPr>
        <w:pStyle w:val="ListParagraph"/>
        <w:jc w:val="left"/>
        <w:rPr>
          <w:rFonts w:cs="Times New Roman"/>
          <w:color w:val="000000"/>
          <w:sz w:val="20"/>
          <w:szCs w:val="20"/>
        </w:rPr>
      </w:pPr>
    </w:p>
    <w:p w14:paraId="7CF9D4FB" w14:textId="77777777"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14:paraId="176C98B2" w14:textId="77777777" w:rsidR="006978E7" w:rsidRPr="00263372" w:rsidRDefault="006978E7" w:rsidP="003371F2">
      <w:pPr>
        <w:pStyle w:val="ListParagraph"/>
        <w:jc w:val="left"/>
        <w:rPr>
          <w:rFonts w:cs="Times New Roman"/>
          <w:color w:val="000000"/>
          <w:sz w:val="20"/>
          <w:szCs w:val="20"/>
        </w:rPr>
      </w:pPr>
    </w:p>
    <w:p w14:paraId="3C2AB3B7" w14:textId="77777777"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14:paraId="4D3D3F28" w14:textId="77777777" w:rsidR="006C67C7" w:rsidRPr="00263372" w:rsidRDefault="006C67C7" w:rsidP="003371F2">
      <w:pPr>
        <w:pStyle w:val="ListParagraph"/>
        <w:jc w:val="left"/>
        <w:rPr>
          <w:rFonts w:cs="Times New Roman"/>
          <w:color w:val="000000"/>
          <w:sz w:val="20"/>
          <w:szCs w:val="20"/>
        </w:rPr>
      </w:pPr>
    </w:p>
    <w:p w14:paraId="41ACCCE7" w14:textId="77777777"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IoT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263372" w:rsidRDefault="0035115D" w:rsidP="003371F2">
      <w:pPr>
        <w:pStyle w:val="ListParagraph"/>
        <w:jc w:val="left"/>
        <w:rPr>
          <w:rFonts w:cs="Times New Roman"/>
          <w:color w:val="000000"/>
          <w:sz w:val="20"/>
          <w:szCs w:val="20"/>
        </w:rPr>
      </w:pPr>
    </w:p>
    <w:p w14:paraId="600697E1" w14:textId="77777777"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(n.d.). </w:t>
      </w:r>
      <w:r w:rsidRPr="00263372">
        <w:rPr>
          <w:rFonts w:cs="Times New Roman"/>
          <w:i/>
          <w:iCs/>
          <w:color w:val="000000"/>
          <w:sz w:val="20"/>
          <w:szCs w:val="20"/>
          <w:shd w:val="clear" w:color="auto" w:fill="FFFFFF"/>
        </w:rPr>
        <w:t>FrontPage - Raspbian</w:t>
      </w:r>
      <w:r w:rsidRPr="00263372">
        <w:rPr>
          <w:rFonts w:cs="Times New Roman"/>
          <w:color w:val="000000"/>
          <w:sz w:val="20"/>
          <w:szCs w:val="20"/>
          <w:shd w:val="clear" w:color="auto" w:fill="FFFFFF"/>
        </w:rPr>
        <w:t>. [online] Available at: https://www.raspbian.org/ [Accessed 21 Jun. 2019].</w:t>
      </w:r>
    </w:p>
    <w:p w14:paraId="77FD6BE6" w14:textId="77777777" w:rsidR="00873E99" w:rsidRPr="00263372" w:rsidRDefault="00873E99" w:rsidP="003371F2">
      <w:pPr>
        <w:pStyle w:val="ListParagraph"/>
        <w:jc w:val="left"/>
        <w:rPr>
          <w:rFonts w:cs="Times New Roman"/>
          <w:color w:val="000000"/>
          <w:sz w:val="20"/>
          <w:szCs w:val="20"/>
        </w:rPr>
      </w:pPr>
    </w:p>
    <w:p w14:paraId="50215C9A" w14:textId="77777777"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(n.d.).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263372" w:rsidRDefault="005B6005" w:rsidP="003371F2">
      <w:pPr>
        <w:pStyle w:val="ListParagraph"/>
        <w:jc w:val="left"/>
        <w:rPr>
          <w:rFonts w:cs="Times New Roman"/>
          <w:color w:val="000000"/>
          <w:sz w:val="20"/>
          <w:szCs w:val="20"/>
        </w:rPr>
      </w:pPr>
    </w:p>
    <w:p w14:paraId="7B440889" w14:textId="77777777"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Hub</w:t>
      </w:r>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263372" w:rsidRDefault="007D6EA8" w:rsidP="003371F2">
      <w:pPr>
        <w:pStyle w:val="ListParagraph"/>
        <w:jc w:val="left"/>
        <w:rPr>
          <w:rFonts w:cs="Times New Roman"/>
          <w:color w:val="000000"/>
          <w:sz w:val="20"/>
          <w:szCs w:val="20"/>
        </w:rPr>
      </w:pPr>
    </w:p>
    <w:p w14:paraId="67022023" w14:textId="77777777"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(n.d.). </w:t>
      </w:r>
      <w:r w:rsidRPr="00263372">
        <w:rPr>
          <w:rFonts w:cs="Times New Roman"/>
          <w:i/>
          <w:iCs/>
          <w:color w:val="000000"/>
          <w:sz w:val="20"/>
          <w:szCs w:val="20"/>
          <w:shd w:val="clear" w:color="auto" w:fill="FFFFFF"/>
        </w:rPr>
        <w:t xml:space="preserve">What Is A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263372" w:rsidRDefault="00065B64" w:rsidP="003371F2">
      <w:pPr>
        <w:pStyle w:val="ListParagraph"/>
        <w:jc w:val="left"/>
        <w:rPr>
          <w:rFonts w:cs="Times New Roman"/>
          <w:color w:val="000000"/>
          <w:sz w:val="20"/>
          <w:szCs w:val="20"/>
        </w:rPr>
      </w:pPr>
    </w:p>
    <w:p w14:paraId="775E39E7" w14:textId="77777777"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Reaper: Calm Before the IoT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263372" w:rsidRDefault="005053AE" w:rsidP="003371F2">
      <w:pPr>
        <w:pStyle w:val="ListParagraph"/>
        <w:jc w:val="left"/>
        <w:rPr>
          <w:rFonts w:cs="Times New Roman"/>
          <w:color w:val="000000"/>
          <w:sz w:val="20"/>
          <w:szCs w:val="20"/>
        </w:rPr>
      </w:pPr>
    </w:p>
    <w:p w14:paraId="5CF2DD3B" w14:textId="77777777"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(n.d.).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14:paraId="6C1E0E80" w14:textId="77777777" w:rsidR="00301AC1" w:rsidRPr="00263372" w:rsidRDefault="00301AC1" w:rsidP="003371F2">
      <w:pPr>
        <w:pStyle w:val="ListParagraph"/>
        <w:jc w:val="left"/>
        <w:rPr>
          <w:rFonts w:cs="Times New Roman"/>
          <w:color w:val="000000"/>
          <w:sz w:val="20"/>
          <w:szCs w:val="20"/>
        </w:rPr>
      </w:pPr>
    </w:p>
    <w:p w14:paraId="581F3E2F" w14:textId="77777777"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(n.d.). </w:t>
      </w:r>
      <w:r w:rsidRPr="00263372">
        <w:rPr>
          <w:rFonts w:cs="Times New Roman"/>
          <w:i/>
          <w:iCs/>
          <w:color w:val="000000"/>
          <w:sz w:val="20"/>
          <w:szCs w:val="20"/>
          <w:shd w:val="clear" w:color="auto" w:fill="FFFFFF"/>
        </w:rPr>
        <w:t xml:space="preserve">OpenCV: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263372" w:rsidRDefault="00470118" w:rsidP="003371F2">
      <w:pPr>
        <w:pStyle w:val="ListParagraph"/>
        <w:jc w:val="left"/>
        <w:rPr>
          <w:rFonts w:cs="Times New Roman"/>
          <w:color w:val="000000"/>
          <w:sz w:val="20"/>
          <w:szCs w:val="20"/>
        </w:rPr>
      </w:pPr>
    </w:p>
    <w:p w14:paraId="687865B6" w14:textId="77777777"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Treacy,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263372" w:rsidRDefault="00971203" w:rsidP="003371F2">
      <w:pPr>
        <w:pStyle w:val="ListParagraph"/>
        <w:jc w:val="left"/>
        <w:rPr>
          <w:rFonts w:cs="Times New Roman"/>
          <w:color w:val="000000"/>
          <w:sz w:val="20"/>
          <w:szCs w:val="20"/>
        </w:rPr>
      </w:pPr>
    </w:p>
    <w:p w14:paraId="3656A08D" w14:textId="77777777"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HART ( Highway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263372" w:rsidRDefault="003C3232" w:rsidP="003371F2">
      <w:pPr>
        <w:pStyle w:val="ListParagraph"/>
        <w:jc w:val="left"/>
        <w:rPr>
          <w:rFonts w:cs="Times New Roman"/>
          <w:color w:val="000000"/>
          <w:sz w:val="20"/>
          <w:szCs w:val="20"/>
        </w:rPr>
      </w:pPr>
    </w:p>
    <w:p w14:paraId="7C29B062" w14:textId="77777777"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(n.d.). </w:t>
      </w:r>
      <w:r w:rsidRPr="00263372">
        <w:rPr>
          <w:rFonts w:cs="Times New Roman"/>
          <w:i/>
          <w:iCs/>
          <w:color w:val="000000"/>
          <w:sz w:val="20"/>
          <w:szCs w:val="20"/>
          <w:shd w:val="clear" w:color="auto" w:fill="FFFFFF"/>
        </w:rPr>
        <w:t>Redis Protocol specification – Redis</w:t>
      </w:r>
      <w:r w:rsidRPr="00263372">
        <w:rPr>
          <w:rFonts w:cs="Times New Roman"/>
          <w:color w:val="000000"/>
          <w:sz w:val="20"/>
          <w:szCs w:val="20"/>
          <w:shd w:val="clear" w:color="auto" w:fill="FFFFFF"/>
        </w:rPr>
        <w:t>. [online] Available at: https://redis.io/topics/protocol [Accessed 25 Jun. 2019].</w:t>
      </w:r>
    </w:p>
    <w:p w14:paraId="666097DC" w14:textId="77777777" w:rsidR="003E6351" w:rsidRPr="00263372" w:rsidRDefault="003E6351" w:rsidP="003371F2">
      <w:pPr>
        <w:pStyle w:val="ListParagraph"/>
        <w:jc w:val="left"/>
        <w:rPr>
          <w:rFonts w:cs="Times New Roman"/>
          <w:color w:val="000000"/>
          <w:sz w:val="20"/>
          <w:szCs w:val="20"/>
        </w:rPr>
      </w:pPr>
    </w:p>
    <w:p w14:paraId="22AEC14B" w14:textId="77777777"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Upadhyay, H. (2018). </w:t>
      </w:r>
      <w:r w:rsidRPr="00263372">
        <w:rPr>
          <w:rStyle w:val="selectable"/>
          <w:rFonts w:cs="Times New Roman"/>
          <w:i/>
          <w:iCs/>
          <w:color w:val="000000"/>
          <w:sz w:val="20"/>
          <w:szCs w:val="20"/>
        </w:rPr>
        <w:t>A Rule based Approach to Mitigate DDoS attack in IoT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263372" w:rsidRDefault="00DC5C95" w:rsidP="00DC5C95">
      <w:pPr>
        <w:pStyle w:val="ListParagraph"/>
        <w:rPr>
          <w:rFonts w:cs="Times New Roman"/>
          <w:color w:val="000000"/>
          <w:sz w:val="20"/>
          <w:szCs w:val="20"/>
        </w:rPr>
      </w:pPr>
    </w:p>
    <w:p w14:paraId="42607F05" w14:textId="77777777"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14:paraId="0AF5CAF8" w14:textId="77777777" w:rsidR="005A2BD7" w:rsidRPr="00263372" w:rsidRDefault="005A2BD7" w:rsidP="005A2BD7">
      <w:pPr>
        <w:pStyle w:val="ListParagraph"/>
        <w:rPr>
          <w:rFonts w:cs="Times New Roman"/>
          <w:color w:val="000000"/>
          <w:sz w:val="20"/>
          <w:szCs w:val="20"/>
        </w:rPr>
      </w:pPr>
    </w:p>
    <w:p w14:paraId="12785201" w14:textId="77777777"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14:paraId="2CEEB5E6" w14:textId="77777777" w:rsidR="00EC27C9" w:rsidRPr="00263372" w:rsidRDefault="00EC27C9" w:rsidP="00EC27C9">
      <w:pPr>
        <w:pStyle w:val="ListParagraph"/>
        <w:rPr>
          <w:rFonts w:cs="Times New Roman"/>
          <w:color w:val="000000"/>
          <w:sz w:val="20"/>
          <w:szCs w:val="20"/>
        </w:rPr>
      </w:pPr>
    </w:p>
    <w:p w14:paraId="5CC5019C" w14:textId="77777777"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(n.d.).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263372" w:rsidRDefault="003B3D2D" w:rsidP="003B3D2D">
      <w:pPr>
        <w:pStyle w:val="ListParagraph"/>
        <w:rPr>
          <w:rFonts w:cs="Times New Roman"/>
          <w:color w:val="000000"/>
          <w:sz w:val="20"/>
          <w:szCs w:val="20"/>
        </w:rPr>
      </w:pPr>
    </w:p>
    <w:p w14:paraId="5FE2E7AA" w14:textId="77777777"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w:t>
      </w:r>
      <w:proofErr w:type="spellStart"/>
      <w:r w:rsidRPr="00263372">
        <w:rPr>
          <w:rFonts w:cs="Times New Roman"/>
          <w:i/>
          <w:iCs/>
          <w:color w:val="000000"/>
          <w:sz w:val="20"/>
          <w:szCs w:val="20"/>
          <w:shd w:val="clear" w:color="auto" w:fill="FFFFFF"/>
        </w:rPr>
        <w:t>face_recognition</w:t>
      </w:r>
      <w:proofErr w:type="spellEnd"/>
      <w:r w:rsidRPr="00263372">
        <w:rPr>
          <w:rFonts w:cs="Times New Roman"/>
          <w:color w:val="000000"/>
          <w:sz w:val="20"/>
          <w:szCs w:val="20"/>
          <w:shd w:val="clear" w:color="auto" w:fill="FFFFFF"/>
        </w:rPr>
        <w:t>. [online] Available at: https://github.com/ageitgey/face_recognition [Accessed 28 Jun. 2019].</w:t>
      </w:r>
    </w:p>
    <w:p w14:paraId="1EDE5228" w14:textId="77777777" w:rsidR="00A9385A" w:rsidRPr="00263372" w:rsidRDefault="00A9385A" w:rsidP="00A9385A">
      <w:pPr>
        <w:pStyle w:val="ListParagraph"/>
        <w:rPr>
          <w:rFonts w:cs="Times New Roman"/>
          <w:color w:val="000000"/>
          <w:sz w:val="20"/>
          <w:szCs w:val="20"/>
        </w:rPr>
      </w:pPr>
    </w:p>
    <w:p w14:paraId="52028380" w14:textId="77777777"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263372" w:rsidRDefault="00A01104" w:rsidP="00A01104">
      <w:pPr>
        <w:pStyle w:val="ListParagraph"/>
        <w:rPr>
          <w:rFonts w:cs="Times New Roman"/>
          <w:color w:val="000000"/>
          <w:sz w:val="20"/>
          <w:szCs w:val="20"/>
        </w:rPr>
      </w:pPr>
    </w:p>
    <w:p w14:paraId="3254C183" w14:textId="77777777"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14:paraId="78908BEA" w14:textId="77777777" w:rsidR="00A573BE" w:rsidRPr="00263372" w:rsidRDefault="00A573BE" w:rsidP="00A573BE">
      <w:pPr>
        <w:pStyle w:val="ListParagraph"/>
        <w:rPr>
          <w:rFonts w:cs="Times New Roman"/>
          <w:color w:val="000000"/>
          <w:sz w:val="20"/>
          <w:szCs w:val="20"/>
        </w:rPr>
      </w:pPr>
    </w:p>
    <w:p w14:paraId="5C547B3B" w14:textId="77777777"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263372" w:rsidRDefault="00F10A35" w:rsidP="00F10A35">
      <w:pPr>
        <w:pStyle w:val="ListParagraph"/>
        <w:rPr>
          <w:rFonts w:cs="Times New Roman"/>
          <w:color w:val="000000"/>
          <w:sz w:val="20"/>
          <w:szCs w:val="20"/>
        </w:rPr>
      </w:pPr>
    </w:p>
    <w:p w14:paraId="4BFAB3C2" w14:textId="77777777"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263372" w:rsidRDefault="006946AA" w:rsidP="006946AA">
      <w:pPr>
        <w:pStyle w:val="ListParagraph"/>
        <w:rPr>
          <w:rFonts w:cs="Times New Roman"/>
          <w:color w:val="000000"/>
          <w:sz w:val="20"/>
          <w:szCs w:val="20"/>
        </w:rPr>
      </w:pPr>
    </w:p>
    <w:p w14:paraId="7C8485AA" w14:textId="77777777"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14:paraId="0308C891" w14:textId="77777777" w:rsidR="00990CCD" w:rsidRPr="00263372" w:rsidRDefault="00990CCD" w:rsidP="00990CCD">
      <w:pPr>
        <w:pStyle w:val="ListParagraph"/>
        <w:rPr>
          <w:rFonts w:cs="Times New Roman"/>
          <w:color w:val="000000"/>
          <w:sz w:val="20"/>
          <w:szCs w:val="20"/>
        </w:rPr>
      </w:pPr>
    </w:p>
    <w:p w14:paraId="03031542" w14:textId="77777777"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Yousaf,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14:paraId="28532965" w14:textId="77777777" w:rsidR="00255468" w:rsidRPr="00263372" w:rsidRDefault="00255468" w:rsidP="00255468">
      <w:pPr>
        <w:pStyle w:val="ListParagraph"/>
        <w:rPr>
          <w:rFonts w:cs="Times New Roman"/>
          <w:color w:val="000000"/>
          <w:sz w:val="20"/>
          <w:szCs w:val="20"/>
        </w:rPr>
      </w:pPr>
    </w:p>
    <w:p w14:paraId="1967DCCF" w14:textId="77777777"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Sqlite.org. (n.d.).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14:paraId="408EAA38" w14:textId="77777777" w:rsidR="00C9502F" w:rsidRPr="00263372" w:rsidRDefault="00C9502F" w:rsidP="00C9502F">
      <w:pPr>
        <w:pStyle w:val="ListParagraph"/>
        <w:rPr>
          <w:rFonts w:cs="Times New Roman"/>
          <w:color w:val="000000"/>
          <w:sz w:val="20"/>
          <w:szCs w:val="20"/>
        </w:rPr>
      </w:pPr>
    </w:p>
    <w:p w14:paraId="3C2508F3" w14:textId="77777777"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14:paraId="73D52D9D" w14:textId="77777777" w:rsidR="005E73FB" w:rsidRPr="005E73FB" w:rsidRDefault="005E73FB" w:rsidP="005E73FB">
      <w:pPr>
        <w:pStyle w:val="ListParagraph"/>
        <w:rPr>
          <w:rFonts w:cs="Times New Roman"/>
          <w:color w:val="000000"/>
          <w:sz w:val="20"/>
          <w:szCs w:val="20"/>
        </w:rPr>
      </w:pPr>
    </w:p>
    <w:p w14:paraId="5443C9FC" w14:textId="77777777"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 xml:space="preserve">Eclipse </w:t>
      </w:r>
      <w:proofErr w:type="spellStart"/>
      <w:r>
        <w:rPr>
          <w:rFonts w:ascii="Arial" w:hAnsi="Arial" w:cs="Arial"/>
          <w:color w:val="000000"/>
          <w:sz w:val="20"/>
          <w:szCs w:val="20"/>
          <w:shd w:val="clear" w:color="auto" w:fill="FFFFFF"/>
        </w:rPr>
        <w:t>Mosquitto</w:t>
      </w:r>
      <w:proofErr w:type="spellEnd"/>
      <w:r>
        <w:rPr>
          <w:rFonts w:ascii="Arial" w:hAnsi="Arial" w:cs="Arial"/>
          <w:color w:val="000000"/>
          <w:sz w:val="20"/>
          <w:szCs w:val="20"/>
          <w:shd w:val="clear" w:color="auto" w:fill="FFFFFF"/>
        </w:rPr>
        <w:t>. (n.d.). </w:t>
      </w:r>
      <w:r>
        <w:rPr>
          <w:rFonts w:ascii="Arial" w:hAnsi="Arial" w:cs="Arial"/>
          <w:i/>
          <w:iCs/>
          <w:color w:val="000000"/>
          <w:sz w:val="20"/>
          <w:szCs w:val="20"/>
          <w:shd w:val="clear" w:color="auto" w:fill="FFFFFF"/>
        </w:rPr>
        <w:t xml:space="preserve">Eclipse </w:t>
      </w:r>
      <w:proofErr w:type="spellStart"/>
      <w:r>
        <w:rPr>
          <w:rFonts w:ascii="Arial" w:hAnsi="Arial" w:cs="Arial"/>
          <w:i/>
          <w:iCs/>
          <w:color w:val="000000"/>
          <w:sz w:val="20"/>
          <w:szCs w:val="20"/>
          <w:shd w:val="clear" w:color="auto" w:fill="FFFFFF"/>
        </w:rPr>
        <w:t>Mosquitto</w:t>
      </w:r>
      <w:proofErr w:type="spellEnd"/>
      <w:r>
        <w:rPr>
          <w:rFonts w:ascii="Arial" w:hAnsi="Arial" w:cs="Arial"/>
          <w:color w:val="000000"/>
          <w:sz w:val="20"/>
          <w:szCs w:val="20"/>
          <w:shd w:val="clear" w:color="auto" w:fill="FFFFFF"/>
        </w:rPr>
        <w:t>. [online] Available at: https://mosquitto.org/ [Accessed 27 Jul. 2019].</w:t>
      </w:r>
    </w:p>
    <w:p w14:paraId="47A89C64" w14:textId="77777777" w:rsidR="00A528B3" w:rsidRPr="00A528B3" w:rsidRDefault="00A528B3" w:rsidP="00A528B3">
      <w:pPr>
        <w:pStyle w:val="ListParagraph"/>
        <w:rPr>
          <w:rFonts w:cs="Times New Roman"/>
          <w:color w:val="000000"/>
          <w:sz w:val="20"/>
          <w:szCs w:val="20"/>
        </w:rPr>
      </w:pPr>
    </w:p>
    <w:p w14:paraId="2A848BFC" w14:textId="77777777"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(n.d.).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14:paraId="39FB0C5A" w14:textId="77777777" w:rsidR="00633591" w:rsidRPr="00633591" w:rsidRDefault="00633591" w:rsidP="00633591">
      <w:pPr>
        <w:pStyle w:val="ListParagraph"/>
        <w:rPr>
          <w:rFonts w:cs="Times New Roman"/>
          <w:color w:val="000000"/>
          <w:sz w:val="20"/>
          <w:szCs w:val="20"/>
        </w:rPr>
      </w:pPr>
    </w:p>
    <w:p w14:paraId="6F15AF4F" w14:textId="77777777"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Anna Lito Michala" w:date="2019-08-07T11:56:00Z" w:initials="ALM">
    <w:p w14:paraId="7BC021E9" w14:textId="2895C055" w:rsidR="00343519" w:rsidRDefault="00343519">
      <w:pPr>
        <w:pStyle w:val="CommentText"/>
      </w:pPr>
      <w:r>
        <w:rPr>
          <w:rStyle w:val="CommentReference"/>
        </w:rPr>
        <w:annotationRef/>
      </w:r>
      <w:r>
        <w:t xml:space="preserve">What is this *? do you have a foot note that you want to add here or is it just a copy past error? </w:t>
      </w:r>
    </w:p>
  </w:comment>
  <w:comment w:id="30" w:author="Anna Lito Michala" w:date="2019-08-07T11:54:00Z" w:initials="ALM">
    <w:p w14:paraId="3FCF78A2" w14:textId="0AA1C99C" w:rsidR="00343519" w:rsidRDefault="00343519">
      <w:pPr>
        <w:pStyle w:val="CommentText"/>
      </w:pPr>
      <w:r>
        <w:rPr>
          <w:rStyle w:val="CommentReference"/>
        </w:rPr>
        <w:annotationRef/>
      </w:r>
      <w:r>
        <w:t xml:space="preserve">Since all your images are white and blue, why not make this one a colour scheme that matches the rest? (not a necessary change, just a </w:t>
      </w:r>
      <w:proofErr w:type="spellStart"/>
      <w:r>
        <w:t>mater</w:t>
      </w:r>
      <w:proofErr w:type="spellEnd"/>
      <w:r>
        <w:t xml:space="preserve"> of style)</w:t>
      </w:r>
    </w:p>
  </w:comment>
  <w:comment w:id="54" w:author="Anna Lito Michala" w:date="2019-08-07T12:09:00Z" w:initials="ALM">
    <w:p w14:paraId="5E41739F" w14:textId="79803957" w:rsidR="00343519" w:rsidRDefault="00343519">
      <w:pPr>
        <w:pStyle w:val="CommentText"/>
      </w:pPr>
      <w:r>
        <w:rPr>
          <w:rStyle w:val="CommentReference"/>
        </w:rPr>
        <w:annotationRef/>
      </w:r>
      <w:r>
        <w:t>You will need to change this sentence depending on whether this was actually implemented or not at the end of the project.</w:t>
      </w:r>
    </w:p>
  </w:comment>
  <w:comment w:id="55" w:author="Anna Lito Michala" w:date="2019-08-07T12:10:00Z" w:initials="ALM">
    <w:p w14:paraId="318FA3F8" w14:textId="77777777" w:rsidR="00343519" w:rsidRDefault="00343519">
      <w:pPr>
        <w:pStyle w:val="CommentText"/>
      </w:pPr>
      <w:r>
        <w:rPr>
          <w:rStyle w:val="CommentReference"/>
        </w:rPr>
        <w:annotationRef/>
      </w:r>
      <w:r>
        <w:t>This should move on the first paragraph as the 3</w:t>
      </w:r>
      <w:r w:rsidRPr="00465CCB">
        <w:rPr>
          <w:vertAlign w:val="superscript"/>
        </w:rPr>
        <w:t>rd</w:t>
      </w:r>
      <w:r>
        <w:t xml:space="preserve"> sentence between these “…system stack.”&lt;add here&gt;. “The development of a home…”</w:t>
      </w:r>
    </w:p>
    <w:p w14:paraId="77B2B99C" w14:textId="77777777" w:rsidR="00343519" w:rsidRDefault="00343519">
      <w:pPr>
        <w:pStyle w:val="CommentText"/>
      </w:pPr>
    </w:p>
    <w:p w14:paraId="34A0358D" w14:textId="7E689D1F" w:rsidR="00343519" w:rsidRDefault="00343519">
      <w:pPr>
        <w:pStyle w:val="CommentText"/>
      </w:pPr>
      <w:r>
        <w:t>You might need to rephrase it to make it coherent</w:t>
      </w:r>
    </w:p>
  </w:comment>
  <w:comment w:id="60" w:author="Anna Lito Michala" w:date="2019-08-07T12:13:00Z" w:initials="ALM">
    <w:p w14:paraId="1770DE37" w14:textId="77777777" w:rsidR="00343519" w:rsidRDefault="00343519">
      <w:pPr>
        <w:pStyle w:val="CommentText"/>
      </w:pPr>
      <w:r>
        <w:rPr>
          <w:rStyle w:val="CommentReference"/>
        </w:rPr>
        <w:annotationRef/>
      </w:r>
      <w:r>
        <w:t xml:space="preserve">Read through your thesis and replace Internet of Things with IoT. Do not use the extended form after you have used the abbreviation. </w:t>
      </w:r>
    </w:p>
    <w:p w14:paraId="6C600586" w14:textId="592E17ED" w:rsidR="00343519" w:rsidRDefault="00343519">
      <w:pPr>
        <w:pStyle w:val="CommentText"/>
      </w:pPr>
    </w:p>
    <w:p w14:paraId="7DC9DFB3" w14:textId="6A03B7D8" w:rsidR="00343519" w:rsidRDefault="00343519">
      <w:pPr>
        <w:pStyle w:val="CommentText"/>
      </w:pPr>
      <w:r>
        <w:t xml:space="preserve">If you have other abbreviations please make any relevant corrections to follow the same principle. </w:t>
      </w:r>
    </w:p>
  </w:comment>
  <w:comment w:id="68" w:author="Anna Lito Michala" w:date="2019-08-07T12:15:00Z" w:initials="ALM">
    <w:p w14:paraId="47A0E405" w14:textId="2AFA5B62" w:rsidR="00343519" w:rsidRDefault="00343519">
      <w:pPr>
        <w:pStyle w:val="CommentText"/>
      </w:pPr>
      <w:r>
        <w:rPr>
          <w:rStyle w:val="CommentReference"/>
        </w:rPr>
        <w:annotationRef/>
      </w:r>
      <w:r>
        <w:t xml:space="preserve">You can abbreviate this to </w:t>
      </w:r>
      <w:proofErr w:type="spellStart"/>
      <w:r>
        <w:t>RPi</w:t>
      </w:r>
      <w:proofErr w:type="spellEnd"/>
      <w:r>
        <w:t xml:space="preserve">. </w:t>
      </w:r>
    </w:p>
  </w:comment>
  <w:comment w:id="72" w:author="Anna Lito Michala" w:date="2019-08-07T12:16:00Z" w:initials="ALM">
    <w:p w14:paraId="3B5888A5" w14:textId="2A70F691" w:rsidR="00343519" w:rsidRDefault="00343519">
      <w:pPr>
        <w:pStyle w:val="CommentText"/>
      </w:pPr>
      <w:r>
        <w:rPr>
          <w:rStyle w:val="CommentReference"/>
        </w:rPr>
        <w:annotationRef/>
      </w:r>
      <w:r>
        <w:t xml:space="preserve">Your objectives should extend beyond just finding information, they should cover the design, implementation and evaluation of the system you are proposing. Please add appropriate objectives for these. </w:t>
      </w:r>
    </w:p>
  </w:comment>
  <w:comment w:id="81" w:author="Anna Lito Michala" w:date="2019-08-07T12:20:00Z" w:initials="ALM">
    <w:p w14:paraId="7CF07DCE" w14:textId="4E58FA1B" w:rsidR="00343519" w:rsidRDefault="00343519">
      <w:pPr>
        <w:pStyle w:val="CommentText"/>
      </w:pPr>
      <w:r>
        <w:rPr>
          <w:rStyle w:val="CommentReference"/>
        </w:rPr>
        <w:annotationRef/>
      </w:r>
      <w:r>
        <w:t xml:space="preserve">Moved this paragraph below (i.e. second paragraph in this section) This should be the last thing you mention after you have gone through a short intro. </w:t>
      </w:r>
    </w:p>
  </w:comment>
  <w:comment w:id="105" w:author="Anna Lito Michala" w:date="2019-08-07T12:20:00Z" w:initials="ALM">
    <w:p w14:paraId="503D88F7" w14:textId="77777777" w:rsidR="00343519" w:rsidRDefault="00343519" w:rsidP="003F0CA0">
      <w:pPr>
        <w:pStyle w:val="CommentText"/>
      </w:pPr>
      <w:r>
        <w:rPr>
          <w:rStyle w:val="CommentReference"/>
        </w:rPr>
        <w:annotationRef/>
      </w:r>
      <w:r>
        <w:t xml:space="preserve">Moved this paragraph. This should be the last thing you mention after you have gone through a short intro. </w:t>
      </w:r>
    </w:p>
    <w:p w14:paraId="490220FF" w14:textId="77777777" w:rsidR="00343519" w:rsidRDefault="00343519" w:rsidP="003F0CA0">
      <w:pPr>
        <w:pStyle w:val="CommentText"/>
      </w:pPr>
    </w:p>
    <w:p w14:paraId="724D5DB7" w14:textId="778FB17C" w:rsidR="00343519" w:rsidRDefault="00343519" w:rsidP="003F0CA0">
      <w:pPr>
        <w:pStyle w:val="CommentText"/>
      </w:pPr>
      <w:r>
        <w:t xml:space="preserve">If you have done this in other sections, please follow this format and change them all. </w:t>
      </w:r>
    </w:p>
  </w:comment>
  <w:comment w:id="116" w:author="Anna Lito Michala" w:date="2019-08-07T12:26:00Z" w:initials="ALM">
    <w:p w14:paraId="01BFC78A" w14:textId="700918B0" w:rsidR="00343519" w:rsidRDefault="00343519">
      <w:pPr>
        <w:pStyle w:val="CommentText"/>
      </w:pPr>
      <w:r>
        <w:rPr>
          <w:rStyle w:val="CommentReference"/>
        </w:rPr>
        <w:annotationRef/>
      </w:r>
      <w:r>
        <w:t xml:space="preserve">Which article? Is it (Aziz and Haq,2018)? Just use the refence again. Change this to: </w:t>
      </w:r>
    </w:p>
    <w:p w14:paraId="5BA111E5" w14:textId="77777777" w:rsidR="00343519" w:rsidRDefault="00343519">
      <w:pPr>
        <w:pStyle w:val="CommentText"/>
      </w:pPr>
    </w:p>
    <w:p w14:paraId="63BDBA95" w14:textId="6B67CF8B" w:rsidR="00343519" w:rsidRDefault="00343519">
      <w:pPr>
        <w:pStyle w:val="CommentText"/>
      </w:pPr>
      <w:r>
        <w:t xml:space="preserve">As highlighted by Aziz and </w:t>
      </w:r>
      <w:proofErr w:type="spellStart"/>
      <w:r>
        <w:t>Haq</w:t>
      </w:r>
      <w:proofErr w:type="spellEnd"/>
      <w:r>
        <w:t xml:space="preserve"> (2018), </w:t>
      </w:r>
    </w:p>
  </w:comment>
  <w:comment w:id="123" w:author="Anna Lito Michala" w:date="2019-08-07T12:32:00Z" w:initials="ALM">
    <w:p w14:paraId="71719395" w14:textId="77777777" w:rsidR="00343519" w:rsidRDefault="00343519">
      <w:pPr>
        <w:pStyle w:val="CommentText"/>
      </w:pPr>
      <w:r>
        <w:rPr>
          <w:rStyle w:val="CommentReference"/>
        </w:rPr>
        <w:annotationRef/>
      </w:r>
      <w:r>
        <w:t xml:space="preserve">Can you name a couple of security challenges as an example here? </w:t>
      </w:r>
    </w:p>
    <w:p w14:paraId="4DB0227C" w14:textId="77777777" w:rsidR="00343519" w:rsidRDefault="00343519">
      <w:pPr>
        <w:pStyle w:val="CommentText"/>
      </w:pPr>
    </w:p>
    <w:p w14:paraId="5B9960E2" w14:textId="2D37B88F" w:rsidR="00343519" w:rsidRDefault="00343519">
      <w:pPr>
        <w:pStyle w:val="CommentText"/>
      </w:pPr>
      <w:r>
        <w:t xml:space="preserve">Just because you have done so in the Perception Layer, it would improve consistency if you also refer to a few here. </w:t>
      </w:r>
    </w:p>
  </w:comment>
  <w:comment w:id="135" w:author="Anna Lito Michala" w:date="2019-08-07T12:33:00Z" w:initials="ALM">
    <w:p w14:paraId="7076DDDC" w14:textId="25A70319" w:rsidR="00343519" w:rsidRDefault="00343519">
      <w:pPr>
        <w:pStyle w:val="CommentText"/>
      </w:pPr>
      <w:r>
        <w:rPr>
          <w:rStyle w:val="CommentReference"/>
        </w:rPr>
        <w:annotationRef/>
      </w:r>
      <w:r>
        <w:t xml:space="preserve">IoT technology does not sound correct and the application layer is part of the IoT technology. Not sure though if my sentence represents what you wanted to say here. </w:t>
      </w:r>
    </w:p>
  </w:comment>
  <w:comment w:id="175" w:author="Anna Lito Michala" w:date="2019-08-07T12:42:00Z" w:initials="ALM">
    <w:p w14:paraId="1C2600C0" w14:textId="183E8172" w:rsidR="00343519" w:rsidRDefault="00343519">
      <w:pPr>
        <w:pStyle w:val="CommentText"/>
      </w:pPr>
      <w:r>
        <w:rPr>
          <w:rStyle w:val="CommentReference"/>
        </w:rPr>
        <w:annotationRef/>
      </w:r>
      <w:r>
        <w:t>expand this and then use the abbreviation in (MITM)</w:t>
      </w:r>
    </w:p>
  </w:comment>
  <w:comment w:id="176" w:author="Anna Lito Michala" w:date="2019-08-07T12:43:00Z" w:initials="ALM">
    <w:p w14:paraId="30F89F13" w14:textId="6BA683B5" w:rsidR="00343519" w:rsidRDefault="00343519">
      <w:pPr>
        <w:pStyle w:val="CommentText"/>
      </w:pPr>
      <w:r>
        <w:rPr>
          <w:rStyle w:val="CommentReference"/>
        </w:rPr>
        <w:annotationRef/>
      </w:r>
      <w:r>
        <w:t xml:space="preserve">You cannot use etc. in academic writing. Either list the other attaches or change “etc.” to “for example” </w:t>
      </w:r>
    </w:p>
  </w:comment>
  <w:comment w:id="229" w:author="Anna Lito Michala" w:date="2019-08-07T12:50:00Z" w:initials="ALM">
    <w:p w14:paraId="6075CB87" w14:textId="7E84E97E" w:rsidR="00343519" w:rsidRDefault="00343519">
      <w:pPr>
        <w:pStyle w:val="CommentText"/>
      </w:pPr>
      <w:r>
        <w:rPr>
          <w:rStyle w:val="CommentReference"/>
        </w:rPr>
        <w:annotationRef/>
      </w:r>
      <w:r>
        <w:t>First you mention the Table, then you add it in. Same for figures!  Check the rest of the thesis and make sure this is the case for all of them</w:t>
      </w:r>
    </w:p>
  </w:comment>
  <w:comment w:id="247" w:author="Anna Lito Michala" w:date="2019-08-07T13:02:00Z" w:initials="ALM">
    <w:p w14:paraId="75368B3A" w14:textId="1522FF5A" w:rsidR="00343519" w:rsidRDefault="00343519">
      <w:pPr>
        <w:pStyle w:val="CommentText"/>
      </w:pPr>
      <w:r>
        <w:rPr>
          <w:rStyle w:val="CommentReference"/>
        </w:rPr>
        <w:annotationRef/>
      </w:r>
      <w:r>
        <w:t>Please rephrase this, give a definition of what these are, why are they different to the previous protocols and why are you reviewing them (</w:t>
      </w:r>
      <w:proofErr w:type="spellStart"/>
      <w:r>
        <w:t>ie</w:t>
      </w:r>
      <w:proofErr w:type="spellEnd"/>
      <w:r>
        <w:t>. why are they important to your application</w:t>
      </w:r>
      <w:proofErr w:type="gramStart"/>
      <w:r>
        <w:t>)</w:t>
      </w:r>
      <w:proofErr w:type="gramEnd"/>
      <w:r>
        <w:t xml:space="preserve"> </w:t>
      </w:r>
    </w:p>
  </w:comment>
  <w:comment w:id="273" w:author="Anna Lito Michala" w:date="2019-08-07T12:57:00Z" w:initials="ALM">
    <w:p w14:paraId="34C950D7" w14:textId="0EA52028" w:rsidR="00343519" w:rsidRDefault="00343519">
      <w:pPr>
        <w:pStyle w:val="CommentText"/>
      </w:pPr>
      <w:r>
        <w:rPr>
          <w:rStyle w:val="CommentReference"/>
        </w:rPr>
        <w:annotationRef/>
      </w:r>
      <w:r>
        <w:t>Write something here about Figure 3. Explain what is presented in the figure and how it is relevant to the proposed system (i.e. is this a proposed implementation of MQTT for your system? or is it just an example? )</w:t>
      </w:r>
    </w:p>
  </w:comment>
  <w:comment w:id="295" w:author="Anna Lito Michala" w:date="2019-08-07T13:09:00Z" w:initials="ALM">
    <w:p w14:paraId="4DE9E37D" w14:textId="7DF04307" w:rsidR="00343519" w:rsidRDefault="00343519">
      <w:pPr>
        <w:pStyle w:val="CommentText"/>
      </w:pPr>
      <w:r>
        <w:rPr>
          <w:rStyle w:val="CommentReference"/>
        </w:rPr>
        <w:annotationRef/>
      </w:r>
      <w:r>
        <w:t xml:space="preserve">Again, use the abbreviations instead </w:t>
      </w:r>
    </w:p>
  </w:comment>
  <w:comment w:id="305" w:author="Anna Lito Michala" w:date="2019-08-07T13:11:00Z" w:initials="ALM">
    <w:p w14:paraId="049A2830" w14:textId="7D83BE10" w:rsidR="00343519" w:rsidRDefault="00343519">
      <w:pPr>
        <w:pStyle w:val="CommentText"/>
      </w:pPr>
      <w:r>
        <w:rPr>
          <w:rStyle w:val="CommentReference"/>
        </w:rPr>
        <w:annotationRef/>
      </w:r>
      <w:r>
        <w:t>What are the disadvantages of this? why are you not selecting it?</w:t>
      </w:r>
    </w:p>
  </w:comment>
  <w:comment w:id="315" w:author="Anna Lito Michala" w:date="2019-08-07T13:12:00Z" w:initials="ALM">
    <w:p w14:paraId="3ED45C74" w14:textId="3AB0E378" w:rsidR="00343519" w:rsidRDefault="00343519">
      <w:pPr>
        <w:pStyle w:val="CommentText"/>
      </w:pPr>
      <w:r>
        <w:rPr>
          <w:rStyle w:val="CommentReference"/>
        </w:rPr>
        <w:annotationRef/>
      </w:r>
      <w:r>
        <w:t xml:space="preserve">Reference to Table or Figure should have a capital T/F so check this throughout the thesis </w:t>
      </w:r>
    </w:p>
  </w:comment>
  <w:comment w:id="352" w:author="Anna Lito Michala" w:date="2019-08-07T13:18:00Z" w:initials="ALM">
    <w:p w14:paraId="6132E7D5" w14:textId="2F2175E2" w:rsidR="00343519" w:rsidRDefault="00343519">
      <w:pPr>
        <w:pStyle w:val="CommentText"/>
      </w:pPr>
      <w:r>
        <w:rPr>
          <w:rStyle w:val="CommentReference"/>
        </w:rPr>
        <w:annotationRef/>
      </w:r>
      <w:r>
        <w:t xml:space="preserve">Since this is not a new chapter, please do not leave gaps! Only the start of a new section can be on a new page. (i.e. when you move into section 3.0) Please fix the alignment of all following pages that are now thrown out as a result of me deleting this page break. </w:t>
      </w:r>
    </w:p>
  </w:comment>
  <w:comment w:id="377" w:author="Anna Lito Michala" w:date="2019-08-07T13:40:00Z" w:initials="ALM">
    <w:p w14:paraId="4C1DB517" w14:textId="66514D62" w:rsidR="00343519" w:rsidRDefault="00343519">
      <w:pPr>
        <w:pStyle w:val="CommentText"/>
      </w:pPr>
      <w:r>
        <w:rPr>
          <w:rStyle w:val="CommentReference"/>
        </w:rPr>
        <w:annotationRef/>
      </w:r>
      <w:r>
        <w:t>Remove these gaps</w:t>
      </w:r>
    </w:p>
  </w:comment>
  <w:comment w:id="422" w:author="Anna Lito Michala" w:date="2019-08-07T13:31:00Z" w:initials="ALM">
    <w:p w14:paraId="431747CB" w14:textId="297EB09F" w:rsidR="00343519" w:rsidRDefault="00343519">
      <w:pPr>
        <w:pStyle w:val="CommentText"/>
      </w:pPr>
      <w:r>
        <w:rPr>
          <w:rStyle w:val="CommentReference"/>
        </w:rPr>
        <w:annotationRef/>
      </w:r>
      <w:r>
        <w:t xml:space="preserve">If this is a website that has no date of publication, then use the access date as the year of publication. </w:t>
      </w:r>
    </w:p>
  </w:comment>
  <w:comment w:id="428" w:author="Anna Lito Michala" w:date="2019-08-07T13:49:00Z" w:initials="ALM">
    <w:p w14:paraId="18FAB679" w14:textId="5C628545" w:rsidR="00343519" w:rsidRDefault="00343519">
      <w:pPr>
        <w:pStyle w:val="CommentText"/>
      </w:pPr>
      <w:r>
        <w:rPr>
          <w:rStyle w:val="CommentReference"/>
        </w:rPr>
        <w:annotationRef/>
      </w:r>
      <w:r>
        <w:t>Relevance to your system?</w:t>
      </w:r>
    </w:p>
  </w:comment>
  <w:comment w:id="429" w:author="Anna Lito Michala" w:date="2019-08-07T13:41:00Z" w:initials="ALM">
    <w:p w14:paraId="21571BA6" w14:textId="78D7623C" w:rsidR="00343519" w:rsidRDefault="00343519">
      <w:pPr>
        <w:pStyle w:val="CommentText"/>
      </w:pPr>
      <w:r>
        <w:rPr>
          <w:rStyle w:val="CommentReference"/>
        </w:rPr>
        <w:annotationRef/>
      </w:r>
      <w:r>
        <w:t xml:space="preserve">Did you create these images? did you use something like </w:t>
      </w:r>
      <w:proofErr w:type="spellStart"/>
      <w:r>
        <w:t>drawio</w:t>
      </w:r>
      <w:proofErr w:type="spellEnd"/>
      <w:r>
        <w:t xml:space="preserve">? If so , can you download them with better analysis so that the letters do not look strange on the image? </w:t>
      </w:r>
    </w:p>
  </w:comment>
  <w:comment w:id="441" w:author="Anna Lito Michala" w:date="2019-08-07T13:27:00Z" w:initials="ALM">
    <w:p w14:paraId="5A0E158A" w14:textId="77777777" w:rsidR="00343519" w:rsidRDefault="00343519" w:rsidP="00CC476F">
      <w:pPr>
        <w:pStyle w:val="CommentText"/>
      </w:pPr>
      <w:r>
        <w:rPr>
          <w:rStyle w:val="CommentReference"/>
        </w:rPr>
        <w:annotationRef/>
      </w:r>
      <w:r>
        <w:t>From these three you only mention DOS and MITM attack in the 2.5.1 – 2.5.5 You should mention them all as topic headers.</w:t>
      </w:r>
    </w:p>
    <w:p w14:paraId="695D3CD3" w14:textId="77777777" w:rsidR="00343519" w:rsidRDefault="00343519" w:rsidP="00CC476F">
      <w:pPr>
        <w:pStyle w:val="CommentText"/>
      </w:pPr>
    </w:p>
    <w:p w14:paraId="38F367DC" w14:textId="77777777" w:rsidR="00343519" w:rsidRDefault="00343519" w:rsidP="00CC476F">
      <w:pPr>
        <w:pStyle w:val="CommentText"/>
      </w:pPr>
      <w:proofErr w:type="gramStart"/>
      <w:r>
        <w:t>Also</w:t>
      </w:r>
      <w:proofErr w:type="gramEnd"/>
      <w:r>
        <w:t xml:space="preserve"> if these are the most important, then you should explain why you talk about the rest of the headers ? </w:t>
      </w:r>
    </w:p>
  </w:comment>
  <w:comment w:id="446" w:author="Anna Lito Michala" w:date="2019-08-07T13:49:00Z" w:initials="ALM">
    <w:p w14:paraId="4A9F83B4" w14:textId="73DED6D0" w:rsidR="00343519" w:rsidRDefault="00343519">
      <w:pPr>
        <w:pStyle w:val="CommentText"/>
      </w:pPr>
      <w:r>
        <w:rPr>
          <w:rStyle w:val="CommentReference"/>
        </w:rPr>
        <w:annotationRef/>
      </w:r>
      <w:r>
        <w:t>Relevance to your system?</w:t>
      </w:r>
    </w:p>
  </w:comment>
  <w:comment w:id="453" w:author="Anna Lito Michala" w:date="2019-08-07T13:49:00Z" w:initials="ALM">
    <w:p w14:paraId="46E3D948" w14:textId="01E26EAD" w:rsidR="00343519" w:rsidRDefault="00343519">
      <w:pPr>
        <w:pStyle w:val="CommentText"/>
      </w:pPr>
      <w:r>
        <w:rPr>
          <w:rStyle w:val="CommentReference"/>
        </w:rPr>
        <w:annotationRef/>
      </w:r>
      <w:r>
        <w:t xml:space="preserve">Relevance to your system? </w:t>
      </w:r>
    </w:p>
  </w:comment>
  <w:comment w:id="456" w:author="Anna Lito Michala" w:date="2019-08-07T13:45:00Z" w:initials="ALM">
    <w:p w14:paraId="356C9736" w14:textId="53A57962" w:rsidR="00343519" w:rsidRDefault="00343519">
      <w:pPr>
        <w:pStyle w:val="CommentText"/>
      </w:pPr>
      <w:r>
        <w:rPr>
          <w:rStyle w:val="CommentReference"/>
        </w:rPr>
        <w:annotationRef/>
      </w:r>
      <w:r>
        <w:t xml:space="preserve"> add a reference and also explain how most IoT devices have some kind of remote firmware update capability which is often compromised to implement this attack. Also explain that your system does not have this capability, so this attack is not relevant.</w:t>
      </w:r>
    </w:p>
  </w:comment>
  <w:comment w:id="459" w:author="Anna Lito Michala" w:date="2019-08-07T13:47:00Z" w:initials="ALM">
    <w:p w14:paraId="39AB3D1F" w14:textId="043CE3C7" w:rsidR="00343519" w:rsidRDefault="00343519">
      <w:pPr>
        <w:pStyle w:val="CommentText"/>
      </w:pPr>
      <w:r>
        <w:rPr>
          <w:rStyle w:val="CommentReference"/>
        </w:rPr>
        <w:annotationRef/>
      </w:r>
      <w:r>
        <w:t>add a reference please</w:t>
      </w:r>
    </w:p>
  </w:comment>
  <w:comment w:id="488" w:author="Anna Lito Michala" w:date="2019-08-07T14:09:00Z" w:initials="ALM">
    <w:p w14:paraId="6D1DDCBB" w14:textId="77777777" w:rsidR="00343519" w:rsidRDefault="00343519">
      <w:pPr>
        <w:pStyle w:val="CommentText"/>
      </w:pPr>
      <w:r>
        <w:rPr>
          <w:rStyle w:val="CommentReference"/>
        </w:rPr>
        <w:annotationRef/>
      </w:r>
      <w:r>
        <w:t>which line is which? please create a legend for this graph and add it as text over the image</w:t>
      </w:r>
    </w:p>
    <w:p w14:paraId="6C30D515" w14:textId="77777777" w:rsidR="00343519" w:rsidRDefault="00343519">
      <w:pPr>
        <w:pStyle w:val="CommentText"/>
      </w:pPr>
    </w:p>
    <w:p w14:paraId="07DA681B" w14:textId="77777777" w:rsidR="00343519" w:rsidRDefault="00343519">
      <w:pPr>
        <w:pStyle w:val="CommentText"/>
      </w:pPr>
      <w:proofErr w:type="gramStart"/>
      <w:r>
        <w:t>Also</w:t>
      </w:r>
      <w:proofErr w:type="gramEnd"/>
      <w:r>
        <w:t xml:space="preserve"> what is the </w:t>
      </w:r>
      <w:proofErr w:type="spellStart"/>
      <w:r>
        <w:t>testNo</w:t>
      </w:r>
      <w:proofErr w:type="spellEnd"/>
      <w:r>
        <w:t>- what does the vertical axis represent in this graph?</w:t>
      </w:r>
    </w:p>
    <w:p w14:paraId="6F8E18E2" w14:textId="77777777" w:rsidR="00343519" w:rsidRDefault="00343519">
      <w:pPr>
        <w:pStyle w:val="CommentText"/>
      </w:pPr>
    </w:p>
    <w:p w14:paraId="31CCD5A3" w14:textId="06D59A67" w:rsidR="00343519" w:rsidRDefault="00343519">
      <w:pPr>
        <w:pStyle w:val="CommentText"/>
      </w:pPr>
      <w:r>
        <w:t>There is also a grey line, what is that, is it an average? seen behind the red.</w:t>
      </w:r>
    </w:p>
  </w:comment>
  <w:comment w:id="508" w:author="Anna Lito Michala" w:date="2019-08-07T14:33:00Z" w:initials="ALM">
    <w:p w14:paraId="4808B1EC" w14:textId="77777777" w:rsidR="00343519" w:rsidRDefault="00343519">
      <w:pPr>
        <w:pStyle w:val="CommentText"/>
      </w:pPr>
      <w:r>
        <w:rPr>
          <w:rStyle w:val="CommentReference"/>
        </w:rPr>
        <w:annotationRef/>
      </w:r>
      <w:proofErr w:type="spellStart"/>
      <w:r>
        <w:t>integriy</w:t>
      </w:r>
      <w:proofErr w:type="spellEnd"/>
      <w:r>
        <w:t xml:space="preserve"> is just to check that the message is not tampered with, it is a method of identifying </w:t>
      </w:r>
      <w:proofErr w:type="spellStart"/>
      <w:r>
        <w:t>malitius</w:t>
      </w:r>
      <w:proofErr w:type="spellEnd"/>
      <w:r>
        <w:t xml:space="preserve"> attacks have already happened, or messages have been lost in transmission. it is not to </w:t>
      </w:r>
      <w:proofErr w:type="spellStart"/>
      <w:r>
        <w:t>protet</w:t>
      </w:r>
      <w:proofErr w:type="spellEnd"/>
      <w:r>
        <w:t>!!</w:t>
      </w:r>
    </w:p>
    <w:p w14:paraId="2AE0DDA1" w14:textId="77777777" w:rsidR="00343519" w:rsidRDefault="00343519">
      <w:pPr>
        <w:pStyle w:val="CommentText"/>
      </w:pPr>
    </w:p>
    <w:p w14:paraId="05792B2A" w14:textId="3C7546DE" w:rsidR="00343519" w:rsidRDefault="00343519">
      <w:pPr>
        <w:pStyle w:val="CommentText"/>
      </w:pPr>
      <w:r>
        <w:t>rephrase this paragraph</w:t>
      </w:r>
    </w:p>
  </w:comment>
  <w:comment w:id="510" w:author="Anna Lito Michala" w:date="2019-08-07T14:38:00Z" w:initials="ALM">
    <w:p w14:paraId="029E71F9" w14:textId="03EA0C56" w:rsidR="00343519" w:rsidRDefault="00343519">
      <w:pPr>
        <w:pStyle w:val="CommentText"/>
      </w:pPr>
      <w:r>
        <w:rPr>
          <w:rStyle w:val="CommentReference"/>
        </w:rPr>
        <w:annotationRef/>
      </w:r>
      <w:r>
        <w:t>add reference</w:t>
      </w:r>
    </w:p>
  </w:comment>
  <w:comment w:id="511" w:author="Anna Lito Michala" w:date="2019-08-07T14:37:00Z" w:initials="ALM">
    <w:p w14:paraId="7A2C90AE" w14:textId="4A784290" w:rsidR="00343519" w:rsidRDefault="00343519">
      <w:pPr>
        <w:pStyle w:val="CommentText"/>
      </w:pPr>
      <w:r>
        <w:rPr>
          <w:rStyle w:val="CommentReference"/>
        </w:rPr>
        <w:annotationRef/>
      </w:r>
      <w:r>
        <w:t xml:space="preserve">? do you mean simplicity of implementation? </w:t>
      </w:r>
    </w:p>
  </w:comment>
  <w:comment w:id="514" w:author="Anna Lito Michala" w:date="2019-08-07T14:39:00Z" w:initials="ALM">
    <w:p w14:paraId="44E7E2D5" w14:textId="79E4CB26" w:rsidR="00343519" w:rsidRDefault="00343519">
      <w:pPr>
        <w:pStyle w:val="CommentText"/>
      </w:pPr>
      <w:r>
        <w:rPr>
          <w:rStyle w:val="CommentReference"/>
        </w:rPr>
        <w:annotationRef/>
      </w:r>
      <w:r>
        <w:t>reference</w:t>
      </w:r>
    </w:p>
  </w:comment>
  <w:comment w:id="516" w:author="Anna Lito Michala" w:date="2019-08-07T14:39:00Z" w:initials="ALM">
    <w:p w14:paraId="5952786C" w14:textId="3F19EF5D" w:rsidR="00343519" w:rsidRDefault="00343519">
      <w:pPr>
        <w:pStyle w:val="CommentText"/>
      </w:pPr>
      <w:r>
        <w:rPr>
          <w:rStyle w:val="CommentReference"/>
        </w:rPr>
        <w:annotationRef/>
      </w:r>
      <w:r>
        <w:t>reference</w:t>
      </w:r>
    </w:p>
  </w:comment>
  <w:comment w:id="519" w:author="Anna Lito Michala" w:date="2019-08-07T14:41:00Z" w:initials="ALM">
    <w:p w14:paraId="43387F72" w14:textId="0C02F196" w:rsidR="00343519" w:rsidRDefault="00343519">
      <w:pPr>
        <w:pStyle w:val="CommentText"/>
      </w:pPr>
      <w:r>
        <w:rPr>
          <w:rStyle w:val="CommentReference"/>
        </w:rPr>
        <w:annotationRef/>
      </w:r>
      <w:r>
        <w:t>explain this</w:t>
      </w:r>
    </w:p>
  </w:comment>
  <w:comment w:id="525" w:author="Anna Lito Michala" w:date="2019-08-07T14:44:00Z" w:initials="ALM">
    <w:p w14:paraId="1482198C" w14:textId="44B01553" w:rsidR="00343519" w:rsidRDefault="00343519">
      <w:pPr>
        <w:pStyle w:val="CommentText"/>
      </w:pPr>
      <w:r>
        <w:rPr>
          <w:rStyle w:val="CommentReference"/>
        </w:rPr>
        <w:annotationRef/>
      </w:r>
      <w:r>
        <w:t xml:space="preserve">reference </w:t>
      </w:r>
    </w:p>
  </w:comment>
  <w:comment w:id="530" w:author="Anna Lito Michala" w:date="2019-08-07T14:46:00Z" w:initials="ALM">
    <w:p w14:paraId="31D3C084" w14:textId="2517DB2F" w:rsidR="00343519" w:rsidRDefault="00343519">
      <w:pPr>
        <w:pStyle w:val="CommentText"/>
      </w:pPr>
      <w:r>
        <w:rPr>
          <w:rStyle w:val="CommentReference"/>
        </w:rPr>
        <w:annotationRef/>
      </w:r>
      <w:r>
        <w:t>use access date</w:t>
      </w:r>
    </w:p>
  </w:comment>
  <w:comment w:id="534" w:author="Anna Lito Michala" w:date="2019-08-07T14:46:00Z" w:initials="ALM">
    <w:p w14:paraId="1F405618" w14:textId="3D2FC54B" w:rsidR="00343519" w:rsidRDefault="00343519">
      <w:pPr>
        <w:pStyle w:val="CommentText"/>
      </w:pPr>
      <w:r>
        <w:rPr>
          <w:rStyle w:val="CommentReference"/>
        </w:rPr>
        <w:annotationRef/>
      </w:r>
      <w:r>
        <w:t xml:space="preserve">reference </w:t>
      </w:r>
    </w:p>
  </w:comment>
  <w:comment w:id="566" w:author="Anna Lito Michala" w:date="2019-08-07T15:04:00Z" w:initials="ALM">
    <w:p w14:paraId="66254721" w14:textId="3F1F4243" w:rsidR="00343519" w:rsidRDefault="00343519">
      <w:pPr>
        <w:pStyle w:val="CommentText"/>
      </w:pPr>
      <w:r>
        <w:rPr>
          <w:rStyle w:val="CommentReference"/>
        </w:rPr>
        <w:annotationRef/>
      </w:r>
      <w:r>
        <w:t>use accessed date</w:t>
      </w:r>
    </w:p>
  </w:comment>
  <w:comment w:id="578" w:author="Anna Lito Michala" w:date="2019-08-07T15:06:00Z" w:initials="ALM">
    <w:p w14:paraId="604BBFA5" w14:textId="1D562530" w:rsidR="00DD272F" w:rsidRDefault="00DD272F">
      <w:pPr>
        <w:pStyle w:val="CommentText"/>
      </w:pPr>
      <w:r>
        <w:rPr>
          <w:rStyle w:val="CommentReference"/>
        </w:rPr>
        <w:annotationRef/>
      </w:r>
      <w:r>
        <w:t>rephase this if needed. If the PC is on the same network, say so</w:t>
      </w:r>
    </w:p>
  </w:comment>
  <w:comment w:id="580" w:author="Anna Lito Michala" w:date="2019-08-07T15:11:00Z" w:initials="ALM">
    <w:p w14:paraId="0CDD5ADD" w14:textId="164F1888" w:rsidR="00DD272F" w:rsidRDefault="00DD272F">
      <w:pPr>
        <w:pStyle w:val="CommentText"/>
      </w:pPr>
      <w:r>
        <w:rPr>
          <w:rStyle w:val="CommentReference"/>
        </w:rPr>
        <w:annotationRef/>
      </w:r>
      <w:r>
        <w:t>reference</w:t>
      </w:r>
    </w:p>
  </w:comment>
  <w:comment w:id="581" w:author="Anna Lito Michala" w:date="2019-08-07T15:11:00Z" w:initials="ALM">
    <w:p w14:paraId="736CCD07" w14:textId="00BFBA98" w:rsidR="00DD272F" w:rsidRDefault="00DD272F">
      <w:pPr>
        <w:pStyle w:val="CommentText"/>
      </w:pPr>
      <w:r>
        <w:rPr>
          <w:rStyle w:val="CommentReference"/>
        </w:rPr>
        <w:annotationRef/>
      </w:r>
      <w:r>
        <w:t>reference</w:t>
      </w:r>
    </w:p>
  </w:comment>
  <w:comment w:id="604" w:author="Anna Lito Michala" w:date="2019-08-07T15:32:00Z" w:initials="ALM">
    <w:p w14:paraId="042C09C3" w14:textId="15C2E3B0" w:rsidR="00D97D6A" w:rsidRDefault="00D97D6A">
      <w:pPr>
        <w:pStyle w:val="CommentText"/>
      </w:pPr>
      <w:r>
        <w:rPr>
          <w:rStyle w:val="CommentReference"/>
        </w:rPr>
        <w:annotationRef/>
      </w:r>
      <w:r>
        <w:t>as before</w:t>
      </w:r>
    </w:p>
  </w:comment>
  <w:comment w:id="611" w:author="Anna Lito Michala" w:date="2019-08-07T15:37:00Z" w:initials="ALM">
    <w:p w14:paraId="3A8C1368" w14:textId="0A70670A" w:rsidR="00000733" w:rsidRDefault="00000733">
      <w:pPr>
        <w:pStyle w:val="CommentText"/>
      </w:pPr>
      <w:r>
        <w:rPr>
          <w:rStyle w:val="CommentReference"/>
        </w:rPr>
        <w:annotationRef/>
      </w:r>
      <w:r>
        <w:t>Add a small paragraph to explain why you are reviewing other software and why is it necessary to your project?</w:t>
      </w:r>
    </w:p>
  </w:comment>
  <w:comment w:id="613" w:author="Anna Lito Michala" w:date="2019-08-07T15:34:00Z" w:initials="ALM">
    <w:p w14:paraId="70B4D3D8" w14:textId="20963245" w:rsidR="00000733" w:rsidRDefault="00000733">
      <w:pPr>
        <w:pStyle w:val="CommentText"/>
      </w:pPr>
      <w:r>
        <w:rPr>
          <w:rStyle w:val="CommentReference"/>
        </w:rPr>
        <w:annotationRef/>
      </w:r>
      <w:r>
        <w:t>as before</w:t>
      </w:r>
    </w:p>
  </w:comment>
  <w:comment w:id="645" w:author="Anna Lito Michala" w:date="2019-08-07T15:41:00Z" w:initials="ALM">
    <w:p w14:paraId="430542F2" w14:textId="721B9D54" w:rsidR="0097523B" w:rsidRDefault="0097523B">
      <w:pPr>
        <w:pStyle w:val="CommentText"/>
      </w:pPr>
      <w:r>
        <w:rPr>
          <w:rStyle w:val="CommentReference"/>
        </w:rPr>
        <w:annotationRef/>
      </w:r>
      <w:r>
        <w:t>I think this could be in the appendix along other datasheets and not here.</w:t>
      </w:r>
    </w:p>
  </w:comment>
  <w:comment w:id="647" w:author="Anna Lito Michala" w:date="2019-08-07T15:42:00Z" w:initials="ALM">
    <w:p w14:paraId="1E262BE2" w14:textId="75633523" w:rsidR="005D3C4A" w:rsidRDefault="005D3C4A">
      <w:pPr>
        <w:pStyle w:val="CommentText"/>
      </w:pPr>
      <w:r>
        <w:rPr>
          <w:rStyle w:val="CommentReference"/>
        </w:rPr>
        <w:annotationRef/>
      </w:r>
      <w:r>
        <w:t xml:space="preserve">when you have added all that we discussed during the last meeting, send me an email and I will read this section. </w:t>
      </w:r>
      <w:bookmarkStart w:id="648" w:name="_GoBack"/>
      <w:bookmarkEnd w:id="648"/>
    </w:p>
  </w:comment>
  <w:comment w:id="670" w:author="Dillon, Christopher" w:date="2019-08-01T16:31:00Z" w:initials="DC">
    <w:p w14:paraId="4D4447E5" w14:textId="6EC491BA" w:rsidR="00343519" w:rsidRDefault="00343519">
      <w:pPr>
        <w:pStyle w:val="CommentText"/>
      </w:pPr>
      <w:r>
        <w:rPr>
          <w:rStyle w:val="CommentReference"/>
        </w:rPr>
        <w:annotationRef/>
      </w:r>
      <w:r>
        <w:t>This section is far from complete, Xamarin does not work in the labs so I can only use it at home</w:t>
      </w:r>
    </w:p>
  </w:comment>
  <w:comment w:id="688" w:author="Dillon, Christopher" w:date="2019-07-31T15:58:00Z" w:initials="DC">
    <w:p w14:paraId="706EC159" w14:textId="77777777" w:rsidR="00343519" w:rsidRDefault="00343519">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C021E9" w15:done="0"/>
  <w15:commentEx w15:paraId="3FCF78A2" w15:done="0"/>
  <w15:commentEx w15:paraId="5E41739F" w15:done="0"/>
  <w15:commentEx w15:paraId="34A0358D" w15:done="0"/>
  <w15:commentEx w15:paraId="7DC9DFB3" w15:done="0"/>
  <w15:commentEx w15:paraId="47A0E405" w15:done="0"/>
  <w15:commentEx w15:paraId="3B5888A5" w15:done="0"/>
  <w15:commentEx w15:paraId="7CF07DCE" w15:done="0"/>
  <w15:commentEx w15:paraId="724D5DB7" w15:done="0"/>
  <w15:commentEx w15:paraId="63BDBA95" w15:done="0"/>
  <w15:commentEx w15:paraId="5B9960E2" w15:done="0"/>
  <w15:commentEx w15:paraId="7076DDDC" w15:done="0"/>
  <w15:commentEx w15:paraId="1C2600C0" w15:done="0"/>
  <w15:commentEx w15:paraId="30F89F13" w15:done="0"/>
  <w15:commentEx w15:paraId="6075CB87" w15:done="0"/>
  <w15:commentEx w15:paraId="75368B3A" w15:done="0"/>
  <w15:commentEx w15:paraId="34C950D7" w15:done="0"/>
  <w15:commentEx w15:paraId="4DE9E37D" w15:done="0"/>
  <w15:commentEx w15:paraId="049A2830" w15:done="0"/>
  <w15:commentEx w15:paraId="3ED45C74" w15:done="0"/>
  <w15:commentEx w15:paraId="6132E7D5" w15:done="0"/>
  <w15:commentEx w15:paraId="4C1DB517" w15:done="0"/>
  <w15:commentEx w15:paraId="431747CB" w15:done="0"/>
  <w15:commentEx w15:paraId="18FAB679" w15:done="0"/>
  <w15:commentEx w15:paraId="21571BA6" w15:done="0"/>
  <w15:commentEx w15:paraId="38F367DC" w15:done="0"/>
  <w15:commentEx w15:paraId="4A9F83B4" w15:done="0"/>
  <w15:commentEx w15:paraId="46E3D948" w15:done="0"/>
  <w15:commentEx w15:paraId="356C9736" w15:done="0"/>
  <w15:commentEx w15:paraId="39AB3D1F" w15:done="0"/>
  <w15:commentEx w15:paraId="31CCD5A3" w15:done="0"/>
  <w15:commentEx w15:paraId="05792B2A" w15:done="0"/>
  <w15:commentEx w15:paraId="029E71F9" w15:done="0"/>
  <w15:commentEx w15:paraId="7A2C90AE" w15:done="0"/>
  <w15:commentEx w15:paraId="44E7E2D5" w15:done="0"/>
  <w15:commentEx w15:paraId="5952786C" w15:done="0"/>
  <w15:commentEx w15:paraId="43387F72" w15:done="0"/>
  <w15:commentEx w15:paraId="1482198C" w15:done="0"/>
  <w15:commentEx w15:paraId="31D3C084" w15:done="0"/>
  <w15:commentEx w15:paraId="1F405618" w15:done="0"/>
  <w15:commentEx w15:paraId="66254721" w15:done="0"/>
  <w15:commentEx w15:paraId="604BBFA5" w15:done="0"/>
  <w15:commentEx w15:paraId="0CDD5ADD" w15:done="0"/>
  <w15:commentEx w15:paraId="736CCD07" w15:done="0"/>
  <w15:commentEx w15:paraId="042C09C3" w15:done="0"/>
  <w15:commentEx w15:paraId="3A8C1368" w15:done="0"/>
  <w15:commentEx w15:paraId="70B4D3D8" w15:done="0"/>
  <w15:commentEx w15:paraId="430542F2" w15:done="0"/>
  <w15:commentEx w15:paraId="1E262BE2" w15:done="0"/>
  <w15:commentEx w15:paraId="4D4447E5" w15:done="0"/>
  <w15:commentEx w15:paraId="706EC1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C021E9" w16cid:durableId="20F53ADA"/>
  <w16cid:commentId w16cid:paraId="3FCF78A2" w16cid:durableId="20F53A81"/>
  <w16cid:commentId w16cid:paraId="5E41739F" w16cid:durableId="20F53E0C"/>
  <w16cid:commentId w16cid:paraId="34A0358D" w16cid:durableId="20F53E4A"/>
  <w16cid:commentId w16cid:paraId="7DC9DFB3" w16cid:durableId="20F53ED9"/>
  <w16cid:commentId w16cid:paraId="47A0E405" w16cid:durableId="20F53F6C"/>
  <w16cid:commentId w16cid:paraId="3B5888A5" w16cid:durableId="20F53F9F"/>
  <w16cid:commentId w16cid:paraId="7CF07DCE" w16cid:durableId="20F54084"/>
  <w16cid:commentId w16cid:paraId="724D5DB7" w16cid:durableId="20F54157"/>
  <w16cid:commentId w16cid:paraId="63BDBA95" w16cid:durableId="20F5420A"/>
  <w16cid:commentId w16cid:paraId="5B9960E2" w16cid:durableId="20F5434B"/>
  <w16cid:commentId w16cid:paraId="7076DDDC" w16cid:durableId="20F543A1"/>
  <w16cid:commentId w16cid:paraId="1C2600C0" w16cid:durableId="20F545C2"/>
  <w16cid:commentId w16cid:paraId="30F89F13" w16cid:durableId="20F545D7"/>
  <w16cid:commentId w16cid:paraId="6075CB87" w16cid:durableId="20F54791"/>
  <w16cid:commentId w16cid:paraId="75368B3A" w16cid:durableId="20F54A66"/>
  <w16cid:commentId w16cid:paraId="34C950D7" w16cid:durableId="20F54924"/>
  <w16cid:commentId w16cid:paraId="4DE9E37D" w16cid:durableId="20F54C05"/>
  <w16cid:commentId w16cid:paraId="049A2830" w16cid:durableId="20F54C72"/>
  <w16cid:commentId w16cid:paraId="3ED45C74" w16cid:durableId="20F54CCA"/>
  <w16cid:commentId w16cid:paraId="6132E7D5" w16cid:durableId="20F54E27"/>
  <w16cid:commentId w16cid:paraId="4C1DB517" w16cid:durableId="20F55344"/>
  <w16cid:commentId w16cid:paraId="431747CB" w16cid:durableId="20F55144"/>
  <w16cid:commentId w16cid:paraId="18FAB679" w16cid:durableId="20F5555B"/>
  <w16cid:commentId w16cid:paraId="21571BA6" w16cid:durableId="20F553A2"/>
  <w16cid:commentId w16cid:paraId="4A9F83B4" w16cid:durableId="20F55566"/>
  <w16cid:commentId w16cid:paraId="46E3D948" w16cid:durableId="20F55572"/>
  <w16cid:commentId w16cid:paraId="356C9736" w16cid:durableId="20F55465"/>
  <w16cid:commentId w16cid:paraId="39AB3D1F" w16cid:durableId="20F554DF"/>
  <w16cid:commentId w16cid:paraId="31CCD5A3" w16cid:durableId="20F55A30"/>
  <w16cid:commentId w16cid:paraId="05792B2A" w16cid:durableId="20F55FCB"/>
  <w16cid:commentId w16cid:paraId="029E71F9" w16cid:durableId="20F56101"/>
  <w16cid:commentId w16cid:paraId="7A2C90AE" w16cid:durableId="20F560AC"/>
  <w16cid:commentId w16cid:paraId="44E7E2D5" w16cid:durableId="20F5610F"/>
  <w16cid:commentId w16cid:paraId="5952786C" w16cid:durableId="20F5613A"/>
  <w16cid:commentId w16cid:paraId="43387F72" w16cid:durableId="20F561A7"/>
  <w16cid:commentId w16cid:paraId="1482198C" w16cid:durableId="20F56232"/>
  <w16cid:commentId w16cid:paraId="31D3C084" w16cid:durableId="20F562C8"/>
  <w16cid:commentId w16cid:paraId="1F405618" w16cid:durableId="20F562DE"/>
  <w16cid:commentId w16cid:paraId="66254721" w16cid:durableId="20F566EE"/>
  <w16cid:commentId w16cid:paraId="604BBFA5" w16cid:durableId="20F5676D"/>
  <w16cid:commentId w16cid:paraId="0CDD5ADD" w16cid:durableId="20F56887"/>
  <w16cid:commentId w16cid:paraId="736CCD07" w16cid:durableId="20F5688E"/>
  <w16cid:commentId w16cid:paraId="042C09C3" w16cid:durableId="20F56DA8"/>
  <w16cid:commentId w16cid:paraId="3A8C1368" w16cid:durableId="20F56EBC"/>
  <w16cid:commentId w16cid:paraId="70B4D3D8" w16cid:durableId="20F56E21"/>
  <w16cid:commentId w16cid:paraId="430542F2" w16cid:durableId="20F56FBC"/>
  <w16cid:commentId w16cid:paraId="1E262BE2" w16cid:durableId="20F56FF7"/>
  <w16cid:commentId w16cid:paraId="4D4447E5" w16cid:durableId="20F537A9"/>
  <w16cid:commentId w16cid:paraId="706EC159" w16cid:durableId="20F537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39318" w14:textId="77777777" w:rsidR="001538A6" w:rsidRDefault="001538A6" w:rsidP="00F10A35">
      <w:pPr>
        <w:spacing w:line="240" w:lineRule="auto"/>
      </w:pPr>
      <w:r>
        <w:separator/>
      </w:r>
    </w:p>
  </w:endnote>
  <w:endnote w:type="continuationSeparator" w:id="0">
    <w:p w14:paraId="240F1CD8" w14:textId="77777777" w:rsidR="001538A6" w:rsidRDefault="001538A6"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204571"/>
      <w:docPartObj>
        <w:docPartGallery w:val="Page Numbers (Bottom of Page)"/>
        <w:docPartUnique/>
      </w:docPartObj>
    </w:sdtPr>
    <w:sdtEndPr>
      <w:rPr>
        <w:noProof/>
      </w:rPr>
    </w:sdtEndPr>
    <w:sdtContent>
      <w:p w14:paraId="3D84F16B" w14:textId="164E0E2A" w:rsidR="00343519" w:rsidRDefault="00343519">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302E68BE" w14:textId="77777777" w:rsidR="00343519" w:rsidRDefault="00343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B597B" w14:textId="77777777" w:rsidR="001538A6" w:rsidRDefault="001538A6" w:rsidP="00F10A35">
      <w:pPr>
        <w:spacing w:line="240" w:lineRule="auto"/>
      </w:pPr>
      <w:r>
        <w:separator/>
      </w:r>
    </w:p>
  </w:footnote>
  <w:footnote w:type="continuationSeparator" w:id="0">
    <w:p w14:paraId="532B5C6B" w14:textId="77777777" w:rsidR="001538A6" w:rsidRDefault="001538A6"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Lito Michala">
    <w15:presenceInfo w15:providerId="AD" w15:userId="S::annalito.michala@glasgow.ac.uk::2b888698-df2a-43b8-b1b5-9fa5d8f57043"/>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D0D"/>
    <w:rsid w:val="00000733"/>
    <w:rsid w:val="00001B49"/>
    <w:rsid w:val="0000344D"/>
    <w:rsid w:val="0001694E"/>
    <w:rsid w:val="000216F2"/>
    <w:rsid w:val="00021E53"/>
    <w:rsid w:val="00022FE0"/>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38A6"/>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724"/>
    <w:rsid w:val="002009CC"/>
    <w:rsid w:val="002163B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3B53"/>
    <w:rsid w:val="002E4ACF"/>
    <w:rsid w:val="002E785A"/>
    <w:rsid w:val="0030131F"/>
    <w:rsid w:val="00301AC1"/>
    <w:rsid w:val="0030428C"/>
    <w:rsid w:val="00306244"/>
    <w:rsid w:val="00312990"/>
    <w:rsid w:val="00317A7D"/>
    <w:rsid w:val="00317BD5"/>
    <w:rsid w:val="003263F9"/>
    <w:rsid w:val="003360AF"/>
    <w:rsid w:val="003371F2"/>
    <w:rsid w:val="00342094"/>
    <w:rsid w:val="00343519"/>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0CA0"/>
    <w:rsid w:val="003F3F8F"/>
    <w:rsid w:val="003F4127"/>
    <w:rsid w:val="003F7300"/>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65CCB"/>
    <w:rsid w:val="00470118"/>
    <w:rsid w:val="0047487A"/>
    <w:rsid w:val="00477F4C"/>
    <w:rsid w:val="00484726"/>
    <w:rsid w:val="00492A64"/>
    <w:rsid w:val="004A0123"/>
    <w:rsid w:val="004A6421"/>
    <w:rsid w:val="004B1704"/>
    <w:rsid w:val="004B6AEB"/>
    <w:rsid w:val="004C1575"/>
    <w:rsid w:val="004C45DB"/>
    <w:rsid w:val="004C7038"/>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D3C4A"/>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A397C"/>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A0B62"/>
    <w:rsid w:val="007A2269"/>
    <w:rsid w:val="007A7A23"/>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34E3"/>
    <w:rsid w:val="00825243"/>
    <w:rsid w:val="00825B13"/>
    <w:rsid w:val="00827C7A"/>
    <w:rsid w:val="00830170"/>
    <w:rsid w:val="008367BA"/>
    <w:rsid w:val="00836F4B"/>
    <w:rsid w:val="008443BC"/>
    <w:rsid w:val="00846A4A"/>
    <w:rsid w:val="008514C9"/>
    <w:rsid w:val="00854719"/>
    <w:rsid w:val="00856A14"/>
    <w:rsid w:val="00866248"/>
    <w:rsid w:val="00873726"/>
    <w:rsid w:val="00873E99"/>
    <w:rsid w:val="00876AB3"/>
    <w:rsid w:val="00882C22"/>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2BAC"/>
    <w:rsid w:val="00957252"/>
    <w:rsid w:val="00970164"/>
    <w:rsid w:val="00971203"/>
    <w:rsid w:val="0097523B"/>
    <w:rsid w:val="00990CCD"/>
    <w:rsid w:val="009A03E0"/>
    <w:rsid w:val="009A582F"/>
    <w:rsid w:val="009A7CEA"/>
    <w:rsid w:val="009B0215"/>
    <w:rsid w:val="009B5BB1"/>
    <w:rsid w:val="009C14F7"/>
    <w:rsid w:val="009D0D75"/>
    <w:rsid w:val="009D28F6"/>
    <w:rsid w:val="009D3620"/>
    <w:rsid w:val="009D7A2D"/>
    <w:rsid w:val="009E2966"/>
    <w:rsid w:val="009E55B2"/>
    <w:rsid w:val="00A00267"/>
    <w:rsid w:val="00A01104"/>
    <w:rsid w:val="00A06453"/>
    <w:rsid w:val="00A06CB0"/>
    <w:rsid w:val="00A076C8"/>
    <w:rsid w:val="00A12A6C"/>
    <w:rsid w:val="00A14B10"/>
    <w:rsid w:val="00A16BFA"/>
    <w:rsid w:val="00A17039"/>
    <w:rsid w:val="00A17AFB"/>
    <w:rsid w:val="00A20F69"/>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7447F"/>
    <w:rsid w:val="00C77AA2"/>
    <w:rsid w:val="00C77ED8"/>
    <w:rsid w:val="00C83255"/>
    <w:rsid w:val="00C87B1E"/>
    <w:rsid w:val="00C9502F"/>
    <w:rsid w:val="00C95355"/>
    <w:rsid w:val="00C9538A"/>
    <w:rsid w:val="00C95E31"/>
    <w:rsid w:val="00CB1ACA"/>
    <w:rsid w:val="00CB1E67"/>
    <w:rsid w:val="00CB42D0"/>
    <w:rsid w:val="00CB5E0C"/>
    <w:rsid w:val="00CC476F"/>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97D6A"/>
    <w:rsid w:val="00DA05EE"/>
    <w:rsid w:val="00DA2269"/>
    <w:rsid w:val="00DA3220"/>
    <w:rsid w:val="00DA328B"/>
    <w:rsid w:val="00DA66AB"/>
    <w:rsid w:val="00DA77AA"/>
    <w:rsid w:val="00DB1901"/>
    <w:rsid w:val="00DB6333"/>
    <w:rsid w:val="00DC41DB"/>
    <w:rsid w:val="00DC5C95"/>
    <w:rsid w:val="00DC7FAF"/>
    <w:rsid w:val="00DD0ACB"/>
    <w:rsid w:val="00DD1EC6"/>
    <w:rsid w:val="00DD272F"/>
    <w:rsid w:val="00DF2FD3"/>
    <w:rsid w:val="00DF787F"/>
    <w:rsid w:val="00E06629"/>
    <w:rsid w:val="00E10CDA"/>
    <w:rsid w:val="00E23BAB"/>
    <w:rsid w:val="00E276E1"/>
    <w:rsid w:val="00E35EAF"/>
    <w:rsid w:val="00E378EE"/>
    <w:rsid w:val="00E40A77"/>
    <w:rsid w:val="00E43F2E"/>
    <w:rsid w:val="00E469A6"/>
    <w:rsid w:val="00E54F97"/>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20970"/>
    <w:rsid w:val="00F23CBC"/>
    <w:rsid w:val="00F23CFD"/>
    <w:rsid w:val="00F257E8"/>
    <w:rsid w:val="00F3466B"/>
    <w:rsid w:val="00F44814"/>
    <w:rsid w:val="00F56CBF"/>
    <w:rsid w:val="00F60016"/>
    <w:rsid w:val="00F627B9"/>
    <w:rsid w:val="00F75228"/>
    <w:rsid w:val="00F77DB0"/>
    <w:rsid w:val="00F80348"/>
    <w:rsid w:val="00F936F1"/>
    <w:rsid w:val="00F93FAF"/>
    <w:rsid w:val="00FA2E69"/>
    <w:rsid w:val="00FA4A9C"/>
    <w:rsid w:val="00FA71C7"/>
    <w:rsid w:val="00FB1EBF"/>
    <w:rsid w:val="00FB59C0"/>
    <w:rsid w:val="00FC1405"/>
    <w:rsid w:val="00FE49A4"/>
    <w:rsid w:val="00FF10A1"/>
    <w:rsid w:val="00FF1C00"/>
    <w:rsid w:val="00FF519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tista.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3843A-AF91-FF4C-8EDC-E5F47840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6674</TotalTime>
  <Pages>58</Pages>
  <Words>16739</Words>
  <Characters>95413</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Anna Lito Michala</cp:lastModifiedBy>
  <cp:revision>254</cp:revision>
  <dcterms:created xsi:type="dcterms:W3CDTF">2019-06-11T15:37:00Z</dcterms:created>
  <dcterms:modified xsi:type="dcterms:W3CDTF">2019-08-07T14:43:00Z</dcterms:modified>
</cp:coreProperties>
</file>