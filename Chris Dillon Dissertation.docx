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Pr="00D864E8" w:rsidRDefault="005A5914" w:rsidP="005A5914">
      <w:pPr>
        <w:pStyle w:val="NoSpacing"/>
        <w:rPr>
          <w:rStyle w:val="Strong"/>
          <w:rFonts w:ascii="Calibri" w:hAnsi="Calibri"/>
          <w:iCs/>
          <w:sz w:val="22"/>
          <w:bdr w:val="none" w:sz="0" w:space="0" w:color="auto" w:frame="1"/>
          <w:shd w:val="clear" w:color="auto" w:fill="FFFFFF"/>
          <w:lang w:val="en-GB"/>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E317C0">
      <w:pPr>
        <w:pStyle w:val="Heading1"/>
      </w:pPr>
      <w:bookmarkStart w:id="1" w:name="_Toc11959270"/>
      <w:bookmarkStart w:id="2" w:name="_Toc14464791"/>
      <w:bookmarkStart w:id="3" w:name="_Toc15564750"/>
      <w:bookmarkStart w:id="4" w:name="_Toc16606018"/>
      <w:bookmarkStart w:id="5" w:name="_Toc17228316"/>
      <w:bookmarkStart w:id="6" w:name="_Toc17394544"/>
      <w:bookmarkStart w:id="7" w:name="_Toc17899648"/>
      <w:r>
        <w:lastRenderedPageBreak/>
        <w:t>Abstract</w:t>
      </w:r>
      <w:bookmarkEnd w:id="1"/>
      <w:bookmarkEnd w:id="2"/>
      <w:bookmarkEnd w:id="3"/>
      <w:bookmarkEnd w:id="4"/>
      <w:bookmarkEnd w:id="5"/>
      <w:bookmarkEnd w:id="6"/>
      <w:bookmarkEnd w:id="7"/>
    </w:p>
    <w:p w14:paraId="21AE2143" w14:textId="77777777" w:rsidR="00B33335" w:rsidRDefault="00B33335">
      <w:pPr>
        <w:spacing w:line="276" w:lineRule="auto"/>
        <w:ind w:left="284" w:right="284"/>
      </w:pPr>
    </w:p>
    <w:p w14:paraId="303EBE43" w14:textId="4E35A260" w:rsidR="00B33335" w:rsidRDefault="00146FD6" w:rsidP="00B33335">
      <w:pPr>
        <w:spacing w:line="276" w:lineRule="auto"/>
        <w:ind w:right="284"/>
      </w:pPr>
      <w:r>
        <w:t xml:space="preserve">With the recent </w:t>
      </w:r>
      <w:r w:rsidR="007A6E2C">
        <w:t>rise</w:t>
      </w:r>
      <w:r>
        <w:t xml:space="preserve"> of the Internet of Things, smart devices are becoming ubiquitous and synonymous with modern living. Increasing dependence on these devices along with frequent media scares have increased both the media and publics concerns about the security of these devices. </w:t>
      </w:r>
    </w:p>
    <w:p w14:paraId="791EE04B" w14:textId="10C75730" w:rsidR="00146FD6" w:rsidRDefault="00146FD6" w:rsidP="00B33335">
      <w:pPr>
        <w:spacing w:line="276" w:lineRule="auto"/>
        <w:ind w:right="284"/>
      </w:pPr>
    </w:p>
    <w:p w14:paraId="4A687520" w14:textId="303F414C" w:rsidR="00146FD6" w:rsidRDefault="00146FD6" w:rsidP="00B33335">
      <w:pPr>
        <w:spacing w:line="276" w:lineRule="auto"/>
        <w:ind w:right="284"/>
      </w:pPr>
      <w:commentRangeStart w:id="8"/>
      <w:r>
        <w:t>Smart home surveillance is a growing market within IoT which holds greater concern as many of these devices are within the confinements of an individual’s private home.</w:t>
      </w:r>
      <w:r w:rsidR="00391723">
        <w:t xml:space="preserve"> With most home surveillance systems available on the market hosting their data on the cloud, this further increases the scope of potential security vulnerabilities and gives individuals with malicious intent an additional target.</w:t>
      </w:r>
      <w:commentRangeEnd w:id="8"/>
      <w:r w:rsidR="00F10D71">
        <w:rPr>
          <w:rStyle w:val="CommentReference"/>
        </w:rPr>
        <w:commentReference w:id="8"/>
      </w:r>
    </w:p>
    <w:p w14:paraId="05B8BBE2" w14:textId="0C9C851F" w:rsidR="00391723" w:rsidRDefault="00391723" w:rsidP="00B33335">
      <w:pPr>
        <w:spacing w:line="276" w:lineRule="auto"/>
        <w:ind w:right="284"/>
      </w:pPr>
    </w:p>
    <w:p w14:paraId="65D8EB08" w14:textId="77777777" w:rsidR="00A609D9" w:rsidRDefault="00391723" w:rsidP="00B33335">
      <w:pPr>
        <w:spacing w:line="276" w:lineRule="auto"/>
        <w:ind w:right="284"/>
      </w:pPr>
      <w:r>
        <w:t>This thesis proposes an alternative local network and storage based surveillance syste</w:t>
      </w:r>
      <w:r w:rsidR="00A609D9">
        <w:t xml:space="preserve">m using a Raspberry Pi 3b Model to combat the potential security vulnerabilities within mainstream systems. Multiple face recognition algorithms are evaluated and factors such as memory consumption, CPU usage and accuracy are considered. </w:t>
      </w:r>
    </w:p>
    <w:p w14:paraId="4F467EA7" w14:textId="77777777" w:rsidR="00A609D9" w:rsidRDefault="00A609D9" w:rsidP="00B33335">
      <w:pPr>
        <w:spacing w:line="276" w:lineRule="auto"/>
        <w:ind w:right="284"/>
      </w:pPr>
    </w:p>
    <w:p w14:paraId="6BABAD08" w14:textId="43CF01F0" w:rsidR="00391723" w:rsidRDefault="00A609D9" w:rsidP="00B33335">
      <w:pPr>
        <w:spacing w:line="276" w:lineRule="auto"/>
        <w:ind w:right="284"/>
      </w:pPr>
      <w:r>
        <w:t>An additional mobile application is developed, to interact with the Raspberry Pi using the MQTT communication protocol.</w:t>
      </w:r>
      <w:r w:rsidR="009662D9">
        <w:t xml:space="preserve"> This includes the receiving of images which are then stored within an SQLite Database. </w:t>
      </w:r>
      <w:r>
        <w:t>Using the hybrid application framework Xamarin,</w:t>
      </w:r>
      <w:r w:rsidR="009662D9">
        <w:t xml:space="preserve"> the application was successfully developed for both iOS and Android. </w:t>
      </w:r>
    </w:p>
    <w:p w14:paraId="778A1C44" w14:textId="0E7814DD" w:rsidR="009662D9" w:rsidRDefault="009662D9" w:rsidP="00B33335">
      <w:pPr>
        <w:spacing w:line="276" w:lineRule="auto"/>
        <w:ind w:right="284"/>
      </w:pPr>
    </w:p>
    <w:p w14:paraId="2FC529B1" w14:textId="67409A52" w:rsidR="009662D9" w:rsidRDefault="009662D9" w:rsidP="00B33335">
      <w:pPr>
        <w:spacing w:line="276" w:lineRule="auto"/>
        <w:ind w:right="284"/>
      </w:pPr>
      <w:commentRangeStart w:id="9"/>
      <w:r>
        <w:t>With security in mind, state of the art security strategies w</w:t>
      </w:r>
      <w:ins w:id="10" w:author="Anna Lito Michala" w:date="2019-08-29T12:59:00Z">
        <w:r w:rsidR="00F10D71">
          <w:t>ere</w:t>
        </w:r>
      </w:ins>
      <w:del w:id="11" w:author="Anna Lito Michala" w:date="2019-08-29T12:59:00Z">
        <w:r w:rsidDel="00F10D71">
          <w:delText>as</w:delText>
        </w:r>
      </w:del>
      <w:r>
        <w:t xml:space="preserve"> implemented to secure the application, Raspberry Pi and network communication between the devices. Strategies include </w:t>
      </w:r>
      <w:r w:rsidRPr="009662D9">
        <w:rPr>
          <w:i/>
        </w:rPr>
        <w:t>salt</w:t>
      </w:r>
      <w:r>
        <w:t xml:space="preserve"> password hashing, database encryption, certificate-based MQTT communication and firewall incorporation. </w:t>
      </w:r>
    </w:p>
    <w:p w14:paraId="0C2ED59C" w14:textId="677EAB8A" w:rsidR="009662D9" w:rsidRDefault="009662D9" w:rsidP="00B33335">
      <w:pPr>
        <w:spacing w:line="276" w:lineRule="auto"/>
        <w:ind w:right="284"/>
      </w:pPr>
    </w:p>
    <w:p w14:paraId="0187C2A0" w14:textId="04A67661" w:rsidR="009662D9" w:rsidRDefault="009662D9" w:rsidP="00B33335">
      <w:pPr>
        <w:spacing w:line="276" w:lineRule="auto"/>
        <w:ind w:right="284"/>
      </w:pPr>
      <w:r>
        <w:t>Finally, the system was tested against various local network attacks, including Direct Denial of Service and Man in The Middle attacks to evaluate the defences in the place to prevent such attacks.</w:t>
      </w:r>
      <w:commentRangeEnd w:id="9"/>
      <w:r w:rsidR="00F10D71">
        <w:rPr>
          <w:rStyle w:val="CommentReference"/>
        </w:rPr>
        <w:commentReference w:id="9"/>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E317C0">
      <w:pPr>
        <w:pStyle w:val="Heading1"/>
      </w:pPr>
      <w:bookmarkStart w:id="12" w:name="_Toc14464792"/>
      <w:bookmarkStart w:id="13" w:name="_Toc15564751"/>
      <w:bookmarkStart w:id="14" w:name="_Toc16606019"/>
      <w:bookmarkStart w:id="15" w:name="_Toc17228317"/>
      <w:bookmarkStart w:id="16" w:name="_Toc17394545"/>
      <w:bookmarkStart w:id="17" w:name="_Toc17899649"/>
      <w:r>
        <w:lastRenderedPageBreak/>
        <w:t>Acknowledgments</w:t>
      </w:r>
      <w:bookmarkEnd w:id="12"/>
      <w:bookmarkEnd w:id="13"/>
      <w:bookmarkEnd w:id="14"/>
      <w:bookmarkEnd w:id="15"/>
      <w:bookmarkEnd w:id="16"/>
      <w:bookmarkEnd w:id="17"/>
    </w:p>
    <w:p w14:paraId="31B3A616" w14:textId="77777777" w:rsidR="009662D9" w:rsidRDefault="009662D9" w:rsidP="00146FD6"/>
    <w:p w14:paraId="7E18E5AA" w14:textId="58DD2CBC" w:rsidR="009662D9" w:rsidRDefault="009662D9" w:rsidP="00146FD6">
      <w:r>
        <w:t>I would like to thank my Supervisor, Dr Anna Lito Mich</w:t>
      </w:r>
      <w:del w:id="18" w:author="Anna Lito Michala" w:date="2019-08-29T13:03:00Z">
        <w:r w:rsidDel="00F10D71">
          <w:delText>a</w:delText>
        </w:r>
      </w:del>
      <w:ins w:id="19" w:author="Anna Lito Michala" w:date="2019-08-29T13:03:00Z">
        <w:r w:rsidR="00F10D71">
          <w:t>a</w:t>
        </w:r>
      </w:ins>
      <w:del w:id="20" w:author="Anna Lito Michala" w:date="2019-08-29T13:03:00Z">
        <w:r w:rsidDel="00F10D71">
          <w:delText>e</w:delText>
        </w:r>
      </w:del>
      <w:r>
        <w:t>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7BCEF951"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6E30178F" w14:textId="77777777" w:rsidR="009F3952" w:rsidRDefault="00190253" w:rsidP="00E317C0">
          <w:pPr>
            <w:pStyle w:val="TOCHeading"/>
          </w:pPr>
          <w:r w:rsidRPr="00190253">
            <w:rPr>
              <w:rStyle w:val="Heading1Char"/>
              <w:color w:val="auto"/>
            </w:rPr>
            <w:t>Table of Contents</w:t>
          </w:r>
          <w:r>
            <w:fldChar w:fldCharType="begin"/>
          </w:r>
          <w:r>
            <w:instrText xml:space="preserve"> TOC \o "1-3" \h \z \u </w:instrText>
          </w:r>
          <w:r>
            <w:fldChar w:fldCharType="separate"/>
          </w:r>
        </w:p>
        <w:p w14:paraId="10B7A91A" w14:textId="1501147F" w:rsidR="009F3952" w:rsidRDefault="00F10D71">
          <w:pPr>
            <w:pStyle w:val="TOC1"/>
            <w:tabs>
              <w:tab w:val="right" w:leader="dot" w:pos="9016"/>
            </w:tabs>
            <w:rPr>
              <w:rFonts w:asciiTheme="minorHAnsi" w:eastAsiaTheme="minorEastAsia" w:hAnsiTheme="minorHAnsi"/>
              <w:noProof/>
              <w:sz w:val="22"/>
            </w:rPr>
          </w:pPr>
          <w:hyperlink w:anchor="_Toc17899654" w:history="1">
            <w:r w:rsidR="009F3952" w:rsidRPr="00365254">
              <w:rPr>
                <w:rStyle w:val="Hyperlink"/>
                <w:noProof/>
              </w:rPr>
              <w:t>1.0 Introduction</w:t>
            </w:r>
            <w:r w:rsidR="009F3952">
              <w:rPr>
                <w:noProof/>
                <w:webHidden/>
              </w:rPr>
              <w:tab/>
            </w:r>
            <w:r w:rsidR="009F3952">
              <w:rPr>
                <w:noProof/>
                <w:webHidden/>
              </w:rPr>
              <w:fldChar w:fldCharType="begin"/>
            </w:r>
            <w:r w:rsidR="009F3952">
              <w:rPr>
                <w:noProof/>
                <w:webHidden/>
              </w:rPr>
              <w:instrText xml:space="preserve"> PAGEREF _Toc17899654 \h </w:instrText>
            </w:r>
            <w:r w:rsidR="009F3952">
              <w:rPr>
                <w:noProof/>
                <w:webHidden/>
              </w:rPr>
            </w:r>
            <w:r w:rsidR="009F3952">
              <w:rPr>
                <w:noProof/>
                <w:webHidden/>
              </w:rPr>
              <w:fldChar w:fldCharType="separate"/>
            </w:r>
            <w:r w:rsidR="009F3952">
              <w:rPr>
                <w:noProof/>
                <w:webHidden/>
              </w:rPr>
              <w:t>12</w:t>
            </w:r>
            <w:r w:rsidR="009F3952">
              <w:rPr>
                <w:noProof/>
                <w:webHidden/>
              </w:rPr>
              <w:fldChar w:fldCharType="end"/>
            </w:r>
          </w:hyperlink>
        </w:p>
        <w:p w14:paraId="70DF0BA1" w14:textId="16B08A97" w:rsidR="009F3952" w:rsidRDefault="00F10D71">
          <w:pPr>
            <w:pStyle w:val="TOC2"/>
            <w:tabs>
              <w:tab w:val="right" w:leader="dot" w:pos="9016"/>
            </w:tabs>
            <w:rPr>
              <w:rFonts w:asciiTheme="minorHAnsi" w:eastAsiaTheme="minorEastAsia" w:hAnsiTheme="minorHAnsi"/>
              <w:noProof/>
              <w:sz w:val="22"/>
            </w:rPr>
          </w:pPr>
          <w:hyperlink w:anchor="_Toc17899655" w:history="1">
            <w:r w:rsidR="009F3952" w:rsidRPr="00365254">
              <w:rPr>
                <w:rStyle w:val="Hyperlink"/>
                <w:noProof/>
              </w:rPr>
              <w:t>1.1 Background</w:t>
            </w:r>
            <w:r w:rsidR="009F3952">
              <w:rPr>
                <w:noProof/>
                <w:webHidden/>
              </w:rPr>
              <w:tab/>
            </w:r>
            <w:r w:rsidR="009F3952">
              <w:rPr>
                <w:noProof/>
                <w:webHidden/>
              </w:rPr>
              <w:fldChar w:fldCharType="begin"/>
            </w:r>
            <w:r w:rsidR="009F3952">
              <w:rPr>
                <w:noProof/>
                <w:webHidden/>
              </w:rPr>
              <w:instrText xml:space="preserve"> PAGEREF _Toc17899655 \h </w:instrText>
            </w:r>
            <w:r w:rsidR="009F3952">
              <w:rPr>
                <w:noProof/>
                <w:webHidden/>
              </w:rPr>
            </w:r>
            <w:r w:rsidR="009F3952">
              <w:rPr>
                <w:noProof/>
                <w:webHidden/>
              </w:rPr>
              <w:fldChar w:fldCharType="separate"/>
            </w:r>
            <w:r w:rsidR="009F3952">
              <w:rPr>
                <w:noProof/>
                <w:webHidden/>
              </w:rPr>
              <w:t>12</w:t>
            </w:r>
            <w:r w:rsidR="009F3952">
              <w:rPr>
                <w:noProof/>
                <w:webHidden/>
              </w:rPr>
              <w:fldChar w:fldCharType="end"/>
            </w:r>
          </w:hyperlink>
        </w:p>
        <w:p w14:paraId="37CE20BE" w14:textId="3B24B33B" w:rsidR="009F3952" w:rsidRDefault="00F10D71">
          <w:pPr>
            <w:pStyle w:val="TOC2"/>
            <w:tabs>
              <w:tab w:val="right" w:leader="dot" w:pos="9016"/>
            </w:tabs>
            <w:rPr>
              <w:rFonts w:asciiTheme="minorHAnsi" w:eastAsiaTheme="minorEastAsia" w:hAnsiTheme="minorHAnsi"/>
              <w:noProof/>
              <w:sz w:val="22"/>
            </w:rPr>
          </w:pPr>
          <w:hyperlink w:anchor="_Toc17899656" w:history="1">
            <w:r w:rsidR="009F3952" w:rsidRPr="00365254">
              <w:rPr>
                <w:rStyle w:val="Hyperlink"/>
                <w:noProof/>
              </w:rPr>
              <w:t>1.2 Proble</w:t>
            </w:r>
            <w:r w:rsidR="009F3952" w:rsidRPr="00365254">
              <w:rPr>
                <w:rStyle w:val="Hyperlink"/>
                <w:noProof/>
              </w:rPr>
              <w:t>m</w:t>
            </w:r>
            <w:r w:rsidR="009F3952" w:rsidRPr="00365254">
              <w:rPr>
                <w:rStyle w:val="Hyperlink"/>
                <w:noProof/>
              </w:rPr>
              <w:t xml:space="preserve"> Description</w:t>
            </w:r>
            <w:r w:rsidR="009F3952">
              <w:rPr>
                <w:noProof/>
                <w:webHidden/>
              </w:rPr>
              <w:tab/>
            </w:r>
            <w:r w:rsidR="009F3952">
              <w:rPr>
                <w:noProof/>
                <w:webHidden/>
              </w:rPr>
              <w:fldChar w:fldCharType="begin"/>
            </w:r>
            <w:r w:rsidR="009F3952">
              <w:rPr>
                <w:noProof/>
                <w:webHidden/>
              </w:rPr>
              <w:instrText xml:space="preserve"> PAGEREF _Toc17899656 \h </w:instrText>
            </w:r>
            <w:r w:rsidR="009F3952">
              <w:rPr>
                <w:noProof/>
                <w:webHidden/>
              </w:rPr>
            </w:r>
            <w:r w:rsidR="009F3952">
              <w:rPr>
                <w:noProof/>
                <w:webHidden/>
              </w:rPr>
              <w:fldChar w:fldCharType="separate"/>
            </w:r>
            <w:r w:rsidR="009F3952">
              <w:rPr>
                <w:noProof/>
                <w:webHidden/>
              </w:rPr>
              <w:t>14</w:t>
            </w:r>
            <w:r w:rsidR="009F3952">
              <w:rPr>
                <w:noProof/>
                <w:webHidden/>
              </w:rPr>
              <w:fldChar w:fldCharType="end"/>
            </w:r>
          </w:hyperlink>
        </w:p>
        <w:p w14:paraId="79CAD93C" w14:textId="14F78862" w:rsidR="009F3952" w:rsidRDefault="00F10D71">
          <w:pPr>
            <w:pStyle w:val="TOC2"/>
            <w:tabs>
              <w:tab w:val="right" w:leader="dot" w:pos="9016"/>
            </w:tabs>
            <w:rPr>
              <w:rFonts w:asciiTheme="minorHAnsi" w:eastAsiaTheme="minorEastAsia" w:hAnsiTheme="minorHAnsi"/>
              <w:noProof/>
              <w:sz w:val="22"/>
            </w:rPr>
          </w:pPr>
          <w:hyperlink w:anchor="_Toc17899657" w:history="1">
            <w:r w:rsidR="009F3952" w:rsidRPr="00365254">
              <w:rPr>
                <w:rStyle w:val="Hyperlink"/>
                <w:noProof/>
              </w:rPr>
              <w:t>1.3 Project Objectives</w:t>
            </w:r>
            <w:r w:rsidR="009F3952">
              <w:rPr>
                <w:noProof/>
                <w:webHidden/>
              </w:rPr>
              <w:tab/>
            </w:r>
            <w:r w:rsidR="009F3952">
              <w:rPr>
                <w:noProof/>
                <w:webHidden/>
              </w:rPr>
              <w:fldChar w:fldCharType="begin"/>
            </w:r>
            <w:r w:rsidR="009F3952">
              <w:rPr>
                <w:noProof/>
                <w:webHidden/>
              </w:rPr>
              <w:instrText xml:space="preserve"> PAGEREF _Toc17899657 \h </w:instrText>
            </w:r>
            <w:r w:rsidR="009F3952">
              <w:rPr>
                <w:noProof/>
                <w:webHidden/>
              </w:rPr>
            </w:r>
            <w:r w:rsidR="009F3952">
              <w:rPr>
                <w:noProof/>
                <w:webHidden/>
              </w:rPr>
              <w:fldChar w:fldCharType="separate"/>
            </w:r>
            <w:r w:rsidR="009F3952">
              <w:rPr>
                <w:noProof/>
                <w:webHidden/>
              </w:rPr>
              <w:t>14</w:t>
            </w:r>
            <w:r w:rsidR="009F3952">
              <w:rPr>
                <w:noProof/>
                <w:webHidden/>
              </w:rPr>
              <w:fldChar w:fldCharType="end"/>
            </w:r>
          </w:hyperlink>
        </w:p>
        <w:p w14:paraId="75FCC62F" w14:textId="6B50D9FC" w:rsidR="009F3952" w:rsidRDefault="00F10D71">
          <w:pPr>
            <w:pStyle w:val="TOC1"/>
            <w:tabs>
              <w:tab w:val="right" w:leader="dot" w:pos="9016"/>
            </w:tabs>
            <w:rPr>
              <w:rFonts w:asciiTheme="minorHAnsi" w:eastAsiaTheme="minorEastAsia" w:hAnsiTheme="minorHAnsi"/>
              <w:noProof/>
              <w:sz w:val="22"/>
            </w:rPr>
          </w:pPr>
          <w:hyperlink w:anchor="_Toc17899658" w:history="1">
            <w:r w:rsidR="009F3952" w:rsidRPr="00365254">
              <w:rPr>
                <w:rStyle w:val="Hyperlink"/>
                <w:noProof/>
              </w:rPr>
              <w:t>2.0 Literature Review</w:t>
            </w:r>
            <w:r w:rsidR="009F3952">
              <w:rPr>
                <w:noProof/>
                <w:webHidden/>
              </w:rPr>
              <w:tab/>
            </w:r>
            <w:r w:rsidR="009F3952">
              <w:rPr>
                <w:noProof/>
                <w:webHidden/>
              </w:rPr>
              <w:fldChar w:fldCharType="begin"/>
            </w:r>
            <w:r w:rsidR="009F3952">
              <w:rPr>
                <w:noProof/>
                <w:webHidden/>
              </w:rPr>
              <w:instrText xml:space="preserve"> PAGEREF _Toc17899658 \h </w:instrText>
            </w:r>
            <w:r w:rsidR="009F3952">
              <w:rPr>
                <w:noProof/>
                <w:webHidden/>
              </w:rPr>
            </w:r>
            <w:r w:rsidR="009F3952">
              <w:rPr>
                <w:noProof/>
                <w:webHidden/>
              </w:rPr>
              <w:fldChar w:fldCharType="separate"/>
            </w:r>
            <w:r w:rsidR="009F3952">
              <w:rPr>
                <w:noProof/>
                <w:webHidden/>
              </w:rPr>
              <w:t>16</w:t>
            </w:r>
            <w:r w:rsidR="009F3952">
              <w:rPr>
                <w:noProof/>
                <w:webHidden/>
              </w:rPr>
              <w:fldChar w:fldCharType="end"/>
            </w:r>
          </w:hyperlink>
        </w:p>
        <w:p w14:paraId="7D4BEEC8" w14:textId="3FA86330" w:rsidR="009F3952" w:rsidRDefault="00F10D71">
          <w:pPr>
            <w:pStyle w:val="TOC2"/>
            <w:tabs>
              <w:tab w:val="right" w:leader="dot" w:pos="9016"/>
            </w:tabs>
            <w:rPr>
              <w:rFonts w:asciiTheme="minorHAnsi" w:eastAsiaTheme="minorEastAsia" w:hAnsiTheme="minorHAnsi"/>
              <w:noProof/>
              <w:sz w:val="22"/>
            </w:rPr>
          </w:pPr>
          <w:hyperlink w:anchor="_Toc17899659" w:history="1">
            <w:r w:rsidR="009F3952" w:rsidRPr="00365254">
              <w:rPr>
                <w:rStyle w:val="Hyperlink"/>
                <w:noProof/>
              </w:rPr>
              <w:t>2.1 Internet of Things Architecture</w:t>
            </w:r>
            <w:r w:rsidR="009F3952">
              <w:rPr>
                <w:noProof/>
                <w:webHidden/>
              </w:rPr>
              <w:tab/>
            </w:r>
            <w:r w:rsidR="009F3952">
              <w:rPr>
                <w:noProof/>
                <w:webHidden/>
              </w:rPr>
              <w:fldChar w:fldCharType="begin"/>
            </w:r>
            <w:r w:rsidR="009F3952">
              <w:rPr>
                <w:noProof/>
                <w:webHidden/>
              </w:rPr>
              <w:instrText xml:space="preserve"> PAGEREF _Toc17899659 \h </w:instrText>
            </w:r>
            <w:r w:rsidR="009F3952">
              <w:rPr>
                <w:noProof/>
                <w:webHidden/>
              </w:rPr>
            </w:r>
            <w:r w:rsidR="009F3952">
              <w:rPr>
                <w:noProof/>
                <w:webHidden/>
              </w:rPr>
              <w:fldChar w:fldCharType="separate"/>
            </w:r>
            <w:r w:rsidR="009F3952">
              <w:rPr>
                <w:noProof/>
                <w:webHidden/>
              </w:rPr>
              <w:t>16</w:t>
            </w:r>
            <w:r w:rsidR="009F3952">
              <w:rPr>
                <w:noProof/>
                <w:webHidden/>
              </w:rPr>
              <w:fldChar w:fldCharType="end"/>
            </w:r>
          </w:hyperlink>
        </w:p>
        <w:p w14:paraId="65147CA5" w14:textId="58537331" w:rsidR="009F3952" w:rsidRDefault="00F10D71">
          <w:pPr>
            <w:pStyle w:val="TOC3"/>
            <w:tabs>
              <w:tab w:val="right" w:leader="dot" w:pos="9016"/>
            </w:tabs>
            <w:rPr>
              <w:rFonts w:asciiTheme="minorHAnsi" w:eastAsiaTheme="minorEastAsia" w:hAnsiTheme="minorHAnsi"/>
              <w:noProof/>
              <w:sz w:val="22"/>
            </w:rPr>
          </w:pPr>
          <w:hyperlink w:anchor="_Toc17899660" w:history="1">
            <w:r w:rsidR="009F3952" w:rsidRPr="00365254">
              <w:rPr>
                <w:rStyle w:val="Hyperlink"/>
                <w:noProof/>
              </w:rPr>
              <w:t>2.1.1 Perception Layer</w:t>
            </w:r>
            <w:r w:rsidR="009F3952">
              <w:rPr>
                <w:noProof/>
                <w:webHidden/>
              </w:rPr>
              <w:tab/>
            </w:r>
            <w:r w:rsidR="009F3952">
              <w:rPr>
                <w:noProof/>
                <w:webHidden/>
              </w:rPr>
              <w:fldChar w:fldCharType="begin"/>
            </w:r>
            <w:r w:rsidR="009F3952">
              <w:rPr>
                <w:noProof/>
                <w:webHidden/>
              </w:rPr>
              <w:instrText xml:space="preserve"> PAGEREF _Toc17899660 \h </w:instrText>
            </w:r>
            <w:r w:rsidR="009F3952">
              <w:rPr>
                <w:noProof/>
                <w:webHidden/>
              </w:rPr>
            </w:r>
            <w:r w:rsidR="009F3952">
              <w:rPr>
                <w:noProof/>
                <w:webHidden/>
              </w:rPr>
              <w:fldChar w:fldCharType="separate"/>
            </w:r>
            <w:r w:rsidR="009F3952">
              <w:rPr>
                <w:noProof/>
                <w:webHidden/>
              </w:rPr>
              <w:t>16</w:t>
            </w:r>
            <w:r w:rsidR="009F3952">
              <w:rPr>
                <w:noProof/>
                <w:webHidden/>
              </w:rPr>
              <w:fldChar w:fldCharType="end"/>
            </w:r>
          </w:hyperlink>
        </w:p>
        <w:p w14:paraId="5DFEA7DF" w14:textId="7EB410FC" w:rsidR="009F3952" w:rsidRDefault="00F10D71">
          <w:pPr>
            <w:pStyle w:val="TOC3"/>
            <w:tabs>
              <w:tab w:val="right" w:leader="dot" w:pos="9016"/>
            </w:tabs>
            <w:rPr>
              <w:rFonts w:asciiTheme="minorHAnsi" w:eastAsiaTheme="minorEastAsia" w:hAnsiTheme="minorHAnsi"/>
              <w:noProof/>
              <w:sz w:val="22"/>
            </w:rPr>
          </w:pPr>
          <w:hyperlink w:anchor="_Toc17899661" w:history="1">
            <w:r w:rsidR="009F3952" w:rsidRPr="00365254">
              <w:rPr>
                <w:rStyle w:val="Hyperlink"/>
                <w:noProof/>
              </w:rPr>
              <w:t>2.1.2 Network Layer</w:t>
            </w:r>
            <w:r w:rsidR="009F3952">
              <w:rPr>
                <w:noProof/>
                <w:webHidden/>
              </w:rPr>
              <w:tab/>
            </w:r>
            <w:r w:rsidR="009F3952">
              <w:rPr>
                <w:noProof/>
                <w:webHidden/>
              </w:rPr>
              <w:fldChar w:fldCharType="begin"/>
            </w:r>
            <w:r w:rsidR="009F3952">
              <w:rPr>
                <w:noProof/>
                <w:webHidden/>
              </w:rPr>
              <w:instrText xml:space="preserve"> PAGEREF _Toc17899661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0D7AFF5D" w14:textId="16A9355F" w:rsidR="009F3952" w:rsidRDefault="00F10D71">
          <w:pPr>
            <w:pStyle w:val="TOC3"/>
            <w:tabs>
              <w:tab w:val="right" w:leader="dot" w:pos="9016"/>
            </w:tabs>
            <w:rPr>
              <w:rFonts w:asciiTheme="minorHAnsi" w:eastAsiaTheme="minorEastAsia" w:hAnsiTheme="minorHAnsi"/>
              <w:noProof/>
              <w:sz w:val="22"/>
            </w:rPr>
          </w:pPr>
          <w:hyperlink w:anchor="_Toc17899662" w:history="1">
            <w:r w:rsidR="009F3952" w:rsidRPr="00365254">
              <w:rPr>
                <w:rStyle w:val="Hyperlink"/>
                <w:noProof/>
              </w:rPr>
              <w:t>2.1.3 Application Layer</w:t>
            </w:r>
            <w:r w:rsidR="009F3952">
              <w:rPr>
                <w:noProof/>
                <w:webHidden/>
              </w:rPr>
              <w:tab/>
            </w:r>
            <w:r w:rsidR="009F3952">
              <w:rPr>
                <w:noProof/>
                <w:webHidden/>
              </w:rPr>
              <w:fldChar w:fldCharType="begin"/>
            </w:r>
            <w:r w:rsidR="009F3952">
              <w:rPr>
                <w:noProof/>
                <w:webHidden/>
              </w:rPr>
              <w:instrText xml:space="preserve"> PAGEREF _Toc17899662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42A35519" w14:textId="606D720A" w:rsidR="009F3952" w:rsidRDefault="00F10D71">
          <w:pPr>
            <w:pStyle w:val="TOC2"/>
            <w:tabs>
              <w:tab w:val="right" w:leader="dot" w:pos="9016"/>
            </w:tabs>
            <w:rPr>
              <w:rFonts w:asciiTheme="minorHAnsi" w:eastAsiaTheme="minorEastAsia" w:hAnsiTheme="minorHAnsi"/>
              <w:noProof/>
              <w:sz w:val="22"/>
            </w:rPr>
          </w:pPr>
          <w:hyperlink w:anchor="_Toc17899663" w:history="1">
            <w:r w:rsidR="009F3952" w:rsidRPr="00365254">
              <w:rPr>
                <w:rStyle w:val="Hyperlink"/>
                <w:noProof/>
              </w:rPr>
              <w:t>2.2 Network Communication Protocols</w:t>
            </w:r>
            <w:r w:rsidR="009F3952">
              <w:rPr>
                <w:noProof/>
                <w:webHidden/>
              </w:rPr>
              <w:tab/>
            </w:r>
            <w:r w:rsidR="009F3952">
              <w:rPr>
                <w:noProof/>
                <w:webHidden/>
              </w:rPr>
              <w:fldChar w:fldCharType="begin"/>
            </w:r>
            <w:r w:rsidR="009F3952">
              <w:rPr>
                <w:noProof/>
                <w:webHidden/>
              </w:rPr>
              <w:instrText xml:space="preserve"> PAGEREF _Toc17899663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0F047069" w14:textId="241C5A5F" w:rsidR="009F3952" w:rsidRDefault="00F10D71">
          <w:pPr>
            <w:pStyle w:val="TOC3"/>
            <w:tabs>
              <w:tab w:val="right" w:leader="dot" w:pos="9016"/>
            </w:tabs>
            <w:rPr>
              <w:rFonts w:asciiTheme="minorHAnsi" w:eastAsiaTheme="minorEastAsia" w:hAnsiTheme="minorHAnsi"/>
              <w:noProof/>
              <w:sz w:val="22"/>
            </w:rPr>
          </w:pPr>
          <w:hyperlink w:anchor="_Toc17899664" w:history="1">
            <w:r w:rsidR="009F3952" w:rsidRPr="00365254">
              <w:rPr>
                <w:rStyle w:val="Hyperlink"/>
                <w:noProof/>
              </w:rPr>
              <w:t>2.2.1 Bluetooth</w:t>
            </w:r>
            <w:r w:rsidR="009F3952">
              <w:rPr>
                <w:noProof/>
                <w:webHidden/>
              </w:rPr>
              <w:tab/>
            </w:r>
            <w:r w:rsidR="009F3952">
              <w:rPr>
                <w:noProof/>
                <w:webHidden/>
              </w:rPr>
              <w:fldChar w:fldCharType="begin"/>
            </w:r>
            <w:r w:rsidR="009F3952">
              <w:rPr>
                <w:noProof/>
                <w:webHidden/>
              </w:rPr>
              <w:instrText xml:space="preserve"> PAGEREF _Toc17899664 \h </w:instrText>
            </w:r>
            <w:r w:rsidR="009F3952">
              <w:rPr>
                <w:noProof/>
                <w:webHidden/>
              </w:rPr>
            </w:r>
            <w:r w:rsidR="009F3952">
              <w:rPr>
                <w:noProof/>
                <w:webHidden/>
              </w:rPr>
              <w:fldChar w:fldCharType="separate"/>
            </w:r>
            <w:r w:rsidR="009F3952">
              <w:rPr>
                <w:noProof/>
                <w:webHidden/>
              </w:rPr>
              <w:t>18</w:t>
            </w:r>
            <w:r w:rsidR="009F3952">
              <w:rPr>
                <w:noProof/>
                <w:webHidden/>
              </w:rPr>
              <w:fldChar w:fldCharType="end"/>
            </w:r>
          </w:hyperlink>
        </w:p>
        <w:p w14:paraId="385914D5" w14:textId="3522D018" w:rsidR="009F3952" w:rsidRDefault="00F10D71">
          <w:pPr>
            <w:pStyle w:val="TOC3"/>
            <w:tabs>
              <w:tab w:val="right" w:leader="dot" w:pos="9016"/>
            </w:tabs>
            <w:rPr>
              <w:rFonts w:asciiTheme="minorHAnsi" w:eastAsiaTheme="minorEastAsia" w:hAnsiTheme="minorHAnsi"/>
              <w:noProof/>
              <w:sz w:val="22"/>
            </w:rPr>
          </w:pPr>
          <w:hyperlink w:anchor="_Toc17899665" w:history="1">
            <w:r w:rsidR="009F3952" w:rsidRPr="00365254">
              <w:rPr>
                <w:rStyle w:val="Hyperlink"/>
                <w:noProof/>
              </w:rPr>
              <w:t>2.2.2 Wi-Fi</w:t>
            </w:r>
            <w:r w:rsidR="009F3952">
              <w:rPr>
                <w:noProof/>
                <w:webHidden/>
              </w:rPr>
              <w:tab/>
            </w:r>
            <w:r w:rsidR="009F3952">
              <w:rPr>
                <w:noProof/>
                <w:webHidden/>
              </w:rPr>
              <w:fldChar w:fldCharType="begin"/>
            </w:r>
            <w:r w:rsidR="009F3952">
              <w:rPr>
                <w:noProof/>
                <w:webHidden/>
              </w:rPr>
              <w:instrText xml:space="preserve"> PAGEREF _Toc17899665 \h </w:instrText>
            </w:r>
            <w:r w:rsidR="009F3952">
              <w:rPr>
                <w:noProof/>
                <w:webHidden/>
              </w:rPr>
            </w:r>
            <w:r w:rsidR="009F3952">
              <w:rPr>
                <w:noProof/>
                <w:webHidden/>
              </w:rPr>
              <w:fldChar w:fldCharType="separate"/>
            </w:r>
            <w:r w:rsidR="009F3952">
              <w:rPr>
                <w:noProof/>
                <w:webHidden/>
              </w:rPr>
              <w:t>18</w:t>
            </w:r>
            <w:r w:rsidR="009F3952">
              <w:rPr>
                <w:noProof/>
                <w:webHidden/>
              </w:rPr>
              <w:fldChar w:fldCharType="end"/>
            </w:r>
          </w:hyperlink>
        </w:p>
        <w:p w14:paraId="4C80FB0E" w14:textId="4FEE12D7" w:rsidR="009F3952" w:rsidRDefault="00F10D71">
          <w:pPr>
            <w:pStyle w:val="TOC3"/>
            <w:tabs>
              <w:tab w:val="right" w:leader="dot" w:pos="9016"/>
            </w:tabs>
            <w:rPr>
              <w:rFonts w:asciiTheme="minorHAnsi" w:eastAsiaTheme="minorEastAsia" w:hAnsiTheme="minorHAnsi"/>
              <w:noProof/>
              <w:sz w:val="22"/>
            </w:rPr>
          </w:pPr>
          <w:hyperlink w:anchor="_Toc17899666" w:history="1">
            <w:r w:rsidR="009F3952" w:rsidRPr="00365254">
              <w:rPr>
                <w:rStyle w:val="Hyperlink"/>
                <w:noProof/>
              </w:rPr>
              <w:t>2.2.3 ZigBee</w:t>
            </w:r>
            <w:r w:rsidR="009F3952">
              <w:rPr>
                <w:noProof/>
                <w:webHidden/>
              </w:rPr>
              <w:tab/>
            </w:r>
            <w:r w:rsidR="009F3952">
              <w:rPr>
                <w:noProof/>
                <w:webHidden/>
              </w:rPr>
              <w:fldChar w:fldCharType="begin"/>
            </w:r>
            <w:r w:rsidR="009F3952">
              <w:rPr>
                <w:noProof/>
                <w:webHidden/>
              </w:rPr>
              <w:instrText xml:space="preserve"> PAGEREF _Toc17899666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0B2C3376" w14:textId="60A48B1B" w:rsidR="009F3952" w:rsidRDefault="00F10D71">
          <w:pPr>
            <w:pStyle w:val="TOC3"/>
            <w:tabs>
              <w:tab w:val="right" w:leader="dot" w:pos="9016"/>
            </w:tabs>
            <w:rPr>
              <w:rFonts w:asciiTheme="minorHAnsi" w:eastAsiaTheme="minorEastAsia" w:hAnsiTheme="minorHAnsi"/>
              <w:noProof/>
              <w:sz w:val="22"/>
            </w:rPr>
          </w:pPr>
          <w:hyperlink w:anchor="_Toc17899667" w:history="1">
            <w:r w:rsidR="009F3952" w:rsidRPr="00365254">
              <w:rPr>
                <w:rStyle w:val="Hyperlink"/>
                <w:noProof/>
              </w:rPr>
              <w:t>2.2.4 HART</w:t>
            </w:r>
            <w:r w:rsidR="009F3952">
              <w:rPr>
                <w:noProof/>
                <w:webHidden/>
              </w:rPr>
              <w:tab/>
            </w:r>
            <w:r w:rsidR="009F3952">
              <w:rPr>
                <w:noProof/>
                <w:webHidden/>
              </w:rPr>
              <w:fldChar w:fldCharType="begin"/>
            </w:r>
            <w:r w:rsidR="009F3952">
              <w:rPr>
                <w:noProof/>
                <w:webHidden/>
              </w:rPr>
              <w:instrText xml:space="preserve"> PAGEREF _Toc17899667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39BEF482" w14:textId="0C44E341" w:rsidR="009F3952" w:rsidRDefault="00F10D71">
          <w:pPr>
            <w:pStyle w:val="TOC3"/>
            <w:tabs>
              <w:tab w:val="right" w:leader="dot" w:pos="9016"/>
            </w:tabs>
            <w:rPr>
              <w:rFonts w:asciiTheme="minorHAnsi" w:eastAsiaTheme="minorEastAsia" w:hAnsiTheme="minorHAnsi"/>
              <w:noProof/>
              <w:sz w:val="22"/>
            </w:rPr>
          </w:pPr>
          <w:hyperlink w:anchor="_Toc17899668" w:history="1">
            <w:r w:rsidR="009F3952" w:rsidRPr="00365254">
              <w:rPr>
                <w:rStyle w:val="Hyperlink"/>
                <w:noProof/>
              </w:rPr>
              <w:t>2.2.5 Comparative Analysis</w:t>
            </w:r>
            <w:r w:rsidR="009F3952">
              <w:rPr>
                <w:noProof/>
                <w:webHidden/>
              </w:rPr>
              <w:tab/>
            </w:r>
            <w:r w:rsidR="009F3952">
              <w:rPr>
                <w:noProof/>
                <w:webHidden/>
              </w:rPr>
              <w:fldChar w:fldCharType="begin"/>
            </w:r>
            <w:r w:rsidR="009F3952">
              <w:rPr>
                <w:noProof/>
                <w:webHidden/>
              </w:rPr>
              <w:instrText xml:space="preserve"> PAGEREF _Toc17899668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6DB6F35E" w14:textId="19D8A8C4" w:rsidR="009F3952" w:rsidRDefault="00F10D71">
          <w:pPr>
            <w:pStyle w:val="TOC2"/>
            <w:tabs>
              <w:tab w:val="right" w:leader="dot" w:pos="9016"/>
            </w:tabs>
            <w:rPr>
              <w:rFonts w:asciiTheme="minorHAnsi" w:eastAsiaTheme="minorEastAsia" w:hAnsiTheme="minorHAnsi"/>
              <w:noProof/>
              <w:sz w:val="22"/>
            </w:rPr>
          </w:pPr>
          <w:hyperlink w:anchor="_Toc17899669" w:history="1">
            <w:r w:rsidR="009F3952" w:rsidRPr="00365254">
              <w:rPr>
                <w:rStyle w:val="Hyperlink"/>
                <w:noProof/>
              </w:rPr>
              <w:t>2.3 Application Communication Protocols</w:t>
            </w:r>
            <w:r w:rsidR="009F3952">
              <w:rPr>
                <w:noProof/>
                <w:webHidden/>
              </w:rPr>
              <w:tab/>
            </w:r>
            <w:r w:rsidR="009F3952">
              <w:rPr>
                <w:noProof/>
                <w:webHidden/>
              </w:rPr>
              <w:fldChar w:fldCharType="begin"/>
            </w:r>
            <w:r w:rsidR="009F3952">
              <w:rPr>
                <w:noProof/>
                <w:webHidden/>
              </w:rPr>
              <w:instrText xml:space="preserve"> PAGEREF _Toc17899669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1EA35CAE" w14:textId="01F9F917" w:rsidR="009F3952" w:rsidRDefault="00F10D71">
          <w:pPr>
            <w:pStyle w:val="TOC3"/>
            <w:tabs>
              <w:tab w:val="right" w:leader="dot" w:pos="9016"/>
            </w:tabs>
            <w:rPr>
              <w:rFonts w:asciiTheme="minorHAnsi" w:eastAsiaTheme="minorEastAsia" w:hAnsiTheme="minorHAnsi"/>
              <w:noProof/>
              <w:sz w:val="22"/>
            </w:rPr>
          </w:pPr>
          <w:hyperlink w:anchor="_Toc17899670" w:history="1">
            <w:r w:rsidR="009F3952" w:rsidRPr="00365254">
              <w:rPr>
                <w:rStyle w:val="Hyperlink"/>
                <w:noProof/>
              </w:rPr>
              <w:t>2.3.1 Message Queue Telemetry Transport</w:t>
            </w:r>
            <w:r w:rsidR="009F3952">
              <w:rPr>
                <w:noProof/>
                <w:webHidden/>
              </w:rPr>
              <w:tab/>
            </w:r>
            <w:r w:rsidR="009F3952">
              <w:rPr>
                <w:noProof/>
                <w:webHidden/>
              </w:rPr>
              <w:fldChar w:fldCharType="begin"/>
            </w:r>
            <w:r w:rsidR="009F3952">
              <w:rPr>
                <w:noProof/>
                <w:webHidden/>
              </w:rPr>
              <w:instrText xml:space="preserve"> PAGEREF _Toc17899670 \h </w:instrText>
            </w:r>
            <w:r w:rsidR="009F3952">
              <w:rPr>
                <w:noProof/>
                <w:webHidden/>
              </w:rPr>
            </w:r>
            <w:r w:rsidR="009F3952">
              <w:rPr>
                <w:noProof/>
                <w:webHidden/>
              </w:rPr>
              <w:fldChar w:fldCharType="separate"/>
            </w:r>
            <w:r w:rsidR="009F3952">
              <w:rPr>
                <w:noProof/>
                <w:webHidden/>
              </w:rPr>
              <w:t>20</w:t>
            </w:r>
            <w:r w:rsidR="009F3952">
              <w:rPr>
                <w:noProof/>
                <w:webHidden/>
              </w:rPr>
              <w:fldChar w:fldCharType="end"/>
            </w:r>
          </w:hyperlink>
        </w:p>
        <w:p w14:paraId="7C2738AD" w14:textId="465FCC2D" w:rsidR="009F3952" w:rsidRDefault="00F10D71">
          <w:pPr>
            <w:pStyle w:val="TOC3"/>
            <w:tabs>
              <w:tab w:val="right" w:leader="dot" w:pos="9016"/>
            </w:tabs>
            <w:rPr>
              <w:rFonts w:asciiTheme="minorHAnsi" w:eastAsiaTheme="minorEastAsia" w:hAnsiTheme="minorHAnsi"/>
              <w:noProof/>
              <w:sz w:val="22"/>
            </w:rPr>
          </w:pPr>
          <w:hyperlink w:anchor="_Toc17899671" w:history="1">
            <w:r w:rsidR="009F3952" w:rsidRPr="00365254">
              <w:rPr>
                <w:rStyle w:val="Hyperlink"/>
                <w:noProof/>
              </w:rPr>
              <w:t>2.3.2 Advanced Message Queueing Protocol</w:t>
            </w:r>
            <w:r w:rsidR="009F3952">
              <w:rPr>
                <w:noProof/>
                <w:webHidden/>
              </w:rPr>
              <w:tab/>
            </w:r>
            <w:r w:rsidR="009F3952">
              <w:rPr>
                <w:noProof/>
                <w:webHidden/>
              </w:rPr>
              <w:fldChar w:fldCharType="begin"/>
            </w:r>
            <w:r w:rsidR="009F3952">
              <w:rPr>
                <w:noProof/>
                <w:webHidden/>
              </w:rPr>
              <w:instrText xml:space="preserve"> PAGEREF _Toc17899671 \h </w:instrText>
            </w:r>
            <w:r w:rsidR="009F3952">
              <w:rPr>
                <w:noProof/>
                <w:webHidden/>
              </w:rPr>
            </w:r>
            <w:r w:rsidR="009F3952">
              <w:rPr>
                <w:noProof/>
                <w:webHidden/>
              </w:rPr>
              <w:fldChar w:fldCharType="separate"/>
            </w:r>
            <w:r w:rsidR="009F3952">
              <w:rPr>
                <w:noProof/>
                <w:webHidden/>
              </w:rPr>
              <w:t>21</w:t>
            </w:r>
            <w:r w:rsidR="009F3952">
              <w:rPr>
                <w:noProof/>
                <w:webHidden/>
              </w:rPr>
              <w:fldChar w:fldCharType="end"/>
            </w:r>
          </w:hyperlink>
        </w:p>
        <w:p w14:paraId="07B65144" w14:textId="2283F20E" w:rsidR="009F3952" w:rsidRDefault="00F10D71">
          <w:pPr>
            <w:pStyle w:val="TOC3"/>
            <w:tabs>
              <w:tab w:val="right" w:leader="dot" w:pos="9016"/>
            </w:tabs>
            <w:rPr>
              <w:rFonts w:asciiTheme="minorHAnsi" w:eastAsiaTheme="minorEastAsia" w:hAnsiTheme="minorHAnsi"/>
              <w:noProof/>
              <w:sz w:val="22"/>
            </w:rPr>
          </w:pPr>
          <w:hyperlink w:anchor="_Toc17899672" w:history="1">
            <w:r w:rsidR="009F3952" w:rsidRPr="00365254">
              <w:rPr>
                <w:rStyle w:val="Hyperlink"/>
                <w:noProof/>
              </w:rPr>
              <w:t>2.3.3 Constrained Application Protocol</w:t>
            </w:r>
            <w:r w:rsidR="009F3952">
              <w:rPr>
                <w:noProof/>
                <w:webHidden/>
              </w:rPr>
              <w:tab/>
            </w:r>
            <w:r w:rsidR="009F3952">
              <w:rPr>
                <w:noProof/>
                <w:webHidden/>
              </w:rPr>
              <w:fldChar w:fldCharType="begin"/>
            </w:r>
            <w:r w:rsidR="009F3952">
              <w:rPr>
                <w:noProof/>
                <w:webHidden/>
              </w:rPr>
              <w:instrText xml:space="preserve"> PAGEREF _Toc17899672 \h </w:instrText>
            </w:r>
            <w:r w:rsidR="009F3952">
              <w:rPr>
                <w:noProof/>
                <w:webHidden/>
              </w:rPr>
            </w:r>
            <w:r w:rsidR="009F3952">
              <w:rPr>
                <w:noProof/>
                <w:webHidden/>
              </w:rPr>
              <w:fldChar w:fldCharType="separate"/>
            </w:r>
            <w:r w:rsidR="009F3952">
              <w:rPr>
                <w:noProof/>
                <w:webHidden/>
              </w:rPr>
              <w:t>22</w:t>
            </w:r>
            <w:r w:rsidR="009F3952">
              <w:rPr>
                <w:noProof/>
                <w:webHidden/>
              </w:rPr>
              <w:fldChar w:fldCharType="end"/>
            </w:r>
          </w:hyperlink>
        </w:p>
        <w:p w14:paraId="78586076" w14:textId="2C25EE83" w:rsidR="009F3952" w:rsidRDefault="00F10D71">
          <w:pPr>
            <w:pStyle w:val="TOC3"/>
            <w:tabs>
              <w:tab w:val="right" w:leader="dot" w:pos="9016"/>
            </w:tabs>
            <w:rPr>
              <w:rFonts w:asciiTheme="minorHAnsi" w:eastAsiaTheme="minorEastAsia" w:hAnsiTheme="minorHAnsi"/>
              <w:noProof/>
              <w:sz w:val="22"/>
            </w:rPr>
          </w:pPr>
          <w:hyperlink w:anchor="_Toc17899673" w:history="1">
            <w:r w:rsidR="009F3952" w:rsidRPr="00365254">
              <w:rPr>
                <w:rStyle w:val="Hyperlink"/>
                <w:noProof/>
              </w:rPr>
              <w:t>2.3.4 REdis Serialization Protocol</w:t>
            </w:r>
            <w:r w:rsidR="009F3952">
              <w:rPr>
                <w:noProof/>
                <w:webHidden/>
              </w:rPr>
              <w:tab/>
            </w:r>
            <w:r w:rsidR="009F3952">
              <w:rPr>
                <w:noProof/>
                <w:webHidden/>
              </w:rPr>
              <w:fldChar w:fldCharType="begin"/>
            </w:r>
            <w:r w:rsidR="009F3952">
              <w:rPr>
                <w:noProof/>
                <w:webHidden/>
              </w:rPr>
              <w:instrText xml:space="preserve"> PAGEREF _Toc17899673 \h </w:instrText>
            </w:r>
            <w:r w:rsidR="009F3952">
              <w:rPr>
                <w:noProof/>
                <w:webHidden/>
              </w:rPr>
            </w:r>
            <w:r w:rsidR="009F3952">
              <w:rPr>
                <w:noProof/>
                <w:webHidden/>
              </w:rPr>
              <w:fldChar w:fldCharType="separate"/>
            </w:r>
            <w:r w:rsidR="009F3952">
              <w:rPr>
                <w:noProof/>
                <w:webHidden/>
              </w:rPr>
              <w:t>22</w:t>
            </w:r>
            <w:r w:rsidR="009F3952">
              <w:rPr>
                <w:noProof/>
                <w:webHidden/>
              </w:rPr>
              <w:fldChar w:fldCharType="end"/>
            </w:r>
          </w:hyperlink>
        </w:p>
        <w:p w14:paraId="717988FF" w14:textId="410604BE" w:rsidR="009F3952" w:rsidRDefault="00F10D71">
          <w:pPr>
            <w:pStyle w:val="TOC3"/>
            <w:tabs>
              <w:tab w:val="right" w:leader="dot" w:pos="9016"/>
            </w:tabs>
            <w:rPr>
              <w:rFonts w:asciiTheme="minorHAnsi" w:eastAsiaTheme="minorEastAsia" w:hAnsiTheme="minorHAnsi"/>
              <w:noProof/>
              <w:sz w:val="22"/>
            </w:rPr>
          </w:pPr>
          <w:hyperlink w:anchor="_Toc17899674" w:history="1">
            <w:r w:rsidR="009F3952" w:rsidRPr="00365254">
              <w:rPr>
                <w:rStyle w:val="Hyperlink"/>
                <w:noProof/>
              </w:rPr>
              <w:t>2.3.5 Comparative Analysis</w:t>
            </w:r>
            <w:r w:rsidR="009F3952">
              <w:rPr>
                <w:noProof/>
                <w:webHidden/>
              </w:rPr>
              <w:tab/>
            </w:r>
            <w:r w:rsidR="009F3952">
              <w:rPr>
                <w:noProof/>
                <w:webHidden/>
              </w:rPr>
              <w:fldChar w:fldCharType="begin"/>
            </w:r>
            <w:r w:rsidR="009F3952">
              <w:rPr>
                <w:noProof/>
                <w:webHidden/>
              </w:rPr>
              <w:instrText xml:space="preserve"> PAGEREF _Toc17899674 \h </w:instrText>
            </w:r>
            <w:r w:rsidR="009F3952">
              <w:rPr>
                <w:noProof/>
                <w:webHidden/>
              </w:rPr>
            </w:r>
            <w:r w:rsidR="009F3952">
              <w:rPr>
                <w:noProof/>
                <w:webHidden/>
              </w:rPr>
              <w:fldChar w:fldCharType="separate"/>
            </w:r>
            <w:r w:rsidR="009F3952">
              <w:rPr>
                <w:noProof/>
                <w:webHidden/>
              </w:rPr>
              <w:t>23</w:t>
            </w:r>
            <w:r w:rsidR="009F3952">
              <w:rPr>
                <w:noProof/>
                <w:webHidden/>
              </w:rPr>
              <w:fldChar w:fldCharType="end"/>
            </w:r>
          </w:hyperlink>
        </w:p>
        <w:p w14:paraId="5E89A1D6" w14:textId="669E945E" w:rsidR="009F3952" w:rsidRDefault="00F10D71">
          <w:pPr>
            <w:pStyle w:val="TOC2"/>
            <w:tabs>
              <w:tab w:val="right" w:leader="dot" w:pos="9016"/>
            </w:tabs>
            <w:rPr>
              <w:rFonts w:asciiTheme="minorHAnsi" w:eastAsiaTheme="minorEastAsia" w:hAnsiTheme="minorHAnsi"/>
              <w:noProof/>
              <w:sz w:val="22"/>
            </w:rPr>
          </w:pPr>
          <w:hyperlink w:anchor="_Toc17899675" w:history="1">
            <w:r w:rsidR="009F3952" w:rsidRPr="00365254">
              <w:rPr>
                <w:rStyle w:val="Hyperlink"/>
                <w:noProof/>
              </w:rPr>
              <w:t>2.4 Data Exchange Formats</w:t>
            </w:r>
            <w:r w:rsidR="009F3952">
              <w:rPr>
                <w:noProof/>
                <w:webHidden/>
              </w:rPr>
              <w:tab/>
            </w:r>
            <w:r w:rsidR="009F3952">
              <w:rPr>
                <w:noProof/>
                <w:webHidden/>
              </w:rPr>
              <w:fldChar w:fldCharType="begin"/>
            </w:r>
            <w:r w:rsidR="009F3952">
              <w:rPr>
                <w:noProof/>
                <w:webHidden/>
              </w:rPr>
              <w:instrText xml:space="preserve"> PAGEREF _Toc17899675 \h </w:instrText>
            </w:r>
            <w:r w:rsidR="009F3952">
              <w:rPr>
                <w:noProof/>
                <w:webHidden/>
              </w:rPr>
            </w:r>
            <w:r w:rsidR="009F3952">
              <w:rPr>
                <w:noProof/>
                <w:webHidden/>
              </w:rPr>
              <w:fldChar w:fldCharType="separate"/>
            </w:r>
            <w:r w:rsidR="009F3952">
              <w:rPr>
                <w:noProof/>
                <w:webHidden/>
              </w:rPr>
              <w:t>23</w:t>
            </w:r>
            <w:r w:rsidR="009F3952">
              <w:rPr>
                <w:noProof/>
                <w:webHidden/>
              </w:rPr>
              <w:fldChar w:fldCharType="end"/>
            </w:r>
          </w:hyperlink>
        </w:p>
        <w:p w14:paraId="61126AAD" w14:textId="7918F8AF" w:rsidR="009F3952" w:rsidRDefault="00F10D71">
          <w:pPr>
            <w:pStyle w:val="TOC3"/>
            <w:tabs>
              <w:tab w:val="right" w:leader="dot" w:pos="9016"/>
            </w:tabs>
            <w:rPr>
              <w:rFonts w:asciiTheme="minorHAnsi" w:eastAsiaTheme="minorEastAsia" w:hAnsiTheme="minorHAnsi"/>
              <w:noProof/>
              <w:sz w:val="22"/>
            </w:rPr>
          </w:pPr>
          <w:hyperlink w:anchor="_Toc17899676" w:history="1">
            <w:r w:rsidR="009F3952" w:rsidRPr="00365254">
              <w:rPr>
                <w:rStyle w:val="Hyperlink"/>
                <w:noProof/>
              </w:rPr>
              <w:t>2.4.1 XML</w:t>
            </w:r>
            <w:r w:rsidR="009F3952">
              <w:rPr>
                <w:noProof/>
                <w:webHidden/>
              </w:rPr>
              <w:tab/>
            </w:r>
            <w:r w:rsidR="009F3952">
              <w:rPr>
                <w:noProof/>
                <w:webHidden/>
              </w:rPr>
              <w:fldChar w:fldCharType="begin"/>
            </w:r>
            <w:r w:rsidR="009F3952">
              <w:rPr>
                <w:noProof/>
                <w:webHidden/>
              </w:rPr>
              <w:instrText xml:space="preserve"> PAGEREF _Toc17899676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1A936A2F" w14:textId="11A89784" w:rsidR="009F3952" w:rsidRDefault="00F10D71">
          <w:pPr>
            <w:pStyle w:val="TOC3"/>
            <w:tabs>
              <w:tab w:val="right" w:leader="dot" w:pos="9016"/>
            </w:tabs>
            <w:rPr>
              <w:rFonts w:asciiTheme="minorHAnsi" w:eastAsiaTheme="minorEastAsia" w:hAnsiTheme="minorHAnsi"/>
              <w:noProof/>
              <w:sz w:val="22"/>
            </w:rPr>
          </w:pPr>
          <w:hyperlink w:anchor="_Toc17899677" w:history="1">
            <w:r w:rsidR="009F3952" w:rsidRPr="00365254">
              <w:rPr>
                <w:rStyle w:val="Hyperlink"/>
                <w:noProof/>
              </w:rPr>
              <w:t>2.4.2 JSON</w:t>
            </w:r>
            <w:r w:rsidR="009F3952">
              <w:rPr>
                <w:noProof/>
                <w:webHidden/>
              </w:rPr>
              <w:tab/>
            </w:r>
            <w:r w:rsidR="009F3952">
              <w:rPr>
                <w:noProof/>
                <w:webHidden/>
              </w:rPr>
              <w:fldChar w:fldCharType="begin"/>
            </w:r>
            <w:r w:rsidR="009F3952">
              <w:rPr>
                <w:noProof/>
                <w:webHidden/>
              </w:rPr>
              <w:instrText xml:space="preserve"> PAGEREF _Toc17899677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245D3FCD" w14:textId="70A90D4B" w:rsidR="009F3952" w:rsidRDefault="00F10D71">
          <w:pPr>
            <w:pStyle w:val="TOC3"/>
            <w:tabs>
              <w:tab w:val="right" w:leader="dot" w:pos="9016"/>
            </w:tabs>
            <w:rPr>
              <w:rFonts w:asciiTheme="minorHAnsi" w:eastAsiaTheme="minorEastAsia" w:hAnsiTheme="minorHAnsi"/>
              <w:noProof/>
              <w:sz w:val="22"/>
            </w:rPr>
          </w:pPr>
          <w:hyperlink w:anchor="_Toc17899678" w:history="1">
            <w:r w:rsidR="009F3952" w:rsidRPr="00365254">
              <w:rPr>
                <w:rStyle w:val="Hyperlink"/>
                <w:noProof/>
              </w:rPr>
              <w:t>2.4.3 Protocol Buffers</w:t>
            </w:r>
            <w:r w:rsidR="009F3952">
              <w:rPr>
                <w:noProof/>
                <w:webHidden/>
              </w:rPr>
              <w:tab/>
            </w:r>
            <w:r w:rsidR="009F3952">
              <w:rPr>
                <w:noProof/>
                <w:webHidden/>
              </w:rPr>
              <w:fldChar w:fldCharType="begin"/>
            </w:r>
            <w:r w:rsidR="009F3952">
              <w:rPr>
                <w:noProof/>
                <w:webHidden/>
              </w:rPr>
              <w:instrText xml:space="preserve"> PAGEREF _Toc17899678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28657431" w14:textId="506866D0" w:rsidR="009F3952" w:rsidRDefault="00F10D71">
          <w:pPr>
            <w:pStyle w:val="TOC3"/>
            <w:tabs>
              <w:tab w:val="right" w:leader="dot" w:pos="9016"/>
            </w:tabs>
            <w:rPr>
              <w:rFonts w:asciiTheme="minorHAnsi" w:eastAsiaTheme="minorEastAsia" w:hAnsiTheme="minorHAnsi"/>
              <w:noProof/>
              <w:sz w:val="22"/>
            </w:rPr>
          </w:pPr>
          <w:hyperlink w:anchor="_Toc17899679" w:history="1">
            <w:r w:rsidR="009F3952" w:rsidRPr="00365254">
              <w:rPr>
                <w:rStyle w:val="Hyperlink"/>
                <w:noProof/>
              </w:rPr>
              <w:t>2.4.4 Comparative Analysis</w:t>
            </w:r>
            <w:r w:rsidR="009F3952">
              <w:rPr>
                <w:noProof/>
                <w:webHidden/>
              </w:rPr>
              <w:tab/>
            </w:r>
            <w:r w:rsidR="009F3952">
              <w:rPr>
                <w:noProof/>
                <w:webHidden/>
              </w:rPr>
              <w:fldChar w:fldCharType="begin"/>
            </w:r>
            <w:r w:rsidR="009F3952">
              <w:rPr>
                <w:noProof/>
                <w:webHidden/>
              </w:rPr>
              <w:instrText xml:space="preserve"> PAGEREF _Toc17899679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572731AC" w14:textId="36158E52" w:rsidR="009F3952" w:rsidRDefault="00F10D71">
          <w:pPr>
            <w:pStyle w:val="TOC2"/>
            <w:tabs>
              <w:tab w:val="right" w:leader="dot" w:pos="9016"/>
            </w:tabs>
            <w:rPr>
              <w:rFonts w:asciiTheme="minorHAnsi" w:eastAsiaTheme="minorEastAsia" w:hAnsiTheme="minorHAnsi"/>
              <w:noProof/>
              <w:sz w:val="22"/>
            </w:rPr>
          </w:pPr>
          <w:hyperlink w:anchor="_Toc17899680" w:history="1">
            <w:r w:rsidR="009F3952" w:rsidRPr="00365254">
              <w:rPr>
                <w:rStyle w:val="Hyperlink"/>
                <w:bCs/>
                <w:noProof/>
              </w:rPr>
              <w:t xml:space="preserve">2.5 </w:t>
            </w:r>
            <w:r w:rsidR="009F3952" w:rsidRPr="00365254">
              <w:rPr>
                <w:rStyle w:val="Hyperlink"/>
                <w:noProof/>
              </w:rPr>
              <w:t>Security Threats</w:t>
            </w:r>
            <w:r w:rsidR="009F3952">
              <w:rPr>
                <w:noProof/>
                <w:webHidden/>
              </w:rPr>
              <w:tab/>
            </w:r>
            <w:r w:rsidR="009F3952">
              <w:rPr>
                <w:noProof/>
                <w:webHidden/>
              </w:rPr>
              <w:fldChar w:fldCharType="begin"/>
            </w:r>
            <w:r w:rsidR="009F3952">
              <w:rPr>
                <w:noProof/>
                <w:webHidden/>
              </w:rPr>
              <w:instrText xml:space="preserve"> PAGEREF _Toc17899680 \h </w:instrText>
            </w:r>
            <w:r w:rsidR="009F3952">
              <w:rPr>
                <w:noProof/>
                <w:webHidden/>
              </w:rPr>
            </w:r>
            <w:r w:rsidR="009F3952">
              <w:rPr>
                <w:noProof/>
                <w:webHidden/>
              </w:rPr>
              <w:fldChar w:fldCharType="separate"/>
            </w:r>
            <w:r w:rsidR="009F3952">
              <w:rPr>
                <w:noProof/>
                <w:webHidden/>
              </w:rPr>
              <w:t>26</w:t>
            </w:r>
            <w:r w:rsidR="009F3952">
              <w:rPr>
                <w:noProof/>
                <w:webHidden/>
              </w:rPr>
              <w:fldChar w:fldCharType="end"/>
            </w:r>
          </w:hyperlink>
        </w:p>
        <w:p w14:paraId="15A98454" w14:textId="1079D25D" w:rsidR="009F3952" w:rsidRDefault="00F10D71">
          <w:pPr>
            <w:pStyle w:val="TOC3"/>
            <w:tabs>
              <w:tab w:val="right" w:leader="dot" w:pos="9016"/>
            </w:tabs>
            <w:rPr>
              <w:rFonts w:asciiTheme="minorHAnsi" w:eastAsiaTheme="minorEastAsia" w:hAnsiTheme="minorHAnsi"/>
              <w:noProof/>
              <w:sz w:val="22"/>
            </w:rPr>
          </w:pPr>
          <w:hyperlink w:anchor="_Toc17899681" w:history="1">
            <w:r w:rsidR="009F3952" w:rsidRPr="00365254">
              <w:rPr>
                <w:rStyle w:val="Hyperlink"/>
                <w:noProof/>
              </w:rPr>
              <w:t>2.5.1 Denial Of Service Attack</w:t>
            </w:r>
            <w:r w:rsidR="009F3952">
              <w:rPr>
                <w:noProof/>
                <w:webHidden/>
              </w:rPr>
              <w:tab/>
            </w:r>
            <w:r w:rsidR="009F3952">
              <w:rPr>
                <w:noProof/>
                <w:webHidden/>
              </w:rPr>
              <w:fldChar w:fldCharType="begin"/>
            </w:r>
            <w:r w:rsidR="009F3952">
              <w:rPr>
                <w:noProof/>
                <w:webHidden/>
              </w:rPr>
              <w:instrText xml:space="preserve"> PAGEREF _Toc17899681 \h </w:instrText>
            </w:r>
            <w:r w:rsidR="009F3952">
              <w:rPr>
                <w:noProof/>
                <w:webHidden/>
              </w:rPr>
            </w:r>
            <w:r w:rsidR="009F3952">
              <w:rPr>
                <w:noProof/>
                <w:webHidden/>
              </w:rPr>
              <w:fldChar w:fldCharType="separate"/>
            </w:r>
            <w:r w:rsidR="009F3952">
              <w:rPr>
                <w:noProof/>
                <w:webHidden/>
              </w:rPr>
              <w:t>26</w:t>
            </w:r>
            <w:r w:rsidR="009F3952">
              <w:rPr>
                <w:noProof/>
                <w:webHidden/>
              </w:rPr>
              <w:fldChar w:fldCharType="end"/>
            </w:r>
          </w:hyperlink>
        </w:p>
        <w:p w14:paraId="23465320" w14:textId="143EB299" w:rsidR="009F3952" w:rsidRDefault="00F10D71">
          <w:pPr>
            <w:pStyle w:val="TOC3"/>
            <w:tabs>
              <w:tab w:val="right" w:leader="dot" w:pos="9016"/>
            </w:tabs>
            <w:rPr>
              <w:rFonts w:asciiTheme="minorHAnsi" w:eastAsiaTheme="minorEastAsia" w:hAnsiTheme="minorHAnsi"/>
              <w:noProof/>
              <w:sz w:val="22"/>
            </w:rPr>
          </w:pPr>
          <w:hyperlink w:anchor="_Toc17899682" w:history="1">
            <w:r w:rsidR="009F3952" w:rsidRPr="00365254">
              <w:rPr>
                <w:rStyle w:val="Hyperlink"/>
                <w:noProof/>
              </w:rPr>
              <w:t>2.5.2 Man in The Middle Attack</w:t>
            </w:r>
            <w:r w:rsidR="009F3952">
              <w:rPr>
                <w:noProof/>
                <w:webHidden/>
              </w:rPr>
              <w:tab/>
            </w:r>
            <w:r w:rsidR="009F3952">
              <w:rPr>
                <w:noProof/>
                <w:webHidden/>
              </w:rPr>
              <w:fldChar w:fldCharType="begin"/>
            </w:r>
            <w:r w:rsidR="009F3952">
              <w:rPr>
                <w:noProof/>
                <w:webHidden/>
              </w:rPr>
              <w:instrText xml:space="preserve"> PAGEREF _Toc17899682 \h </w:instrText>
            </w:r>
            <w:r w:rsidR="009F3952">
              <w:rPr>
                <w:noProof/>
                <w:webHidden/>
              </w:rPr>
            </w:r>
            <w:r w:rsidR="009F3952">
              <w:rPr>
                <w:noProof/>
                <w:webHidden/>
              </w:rPr>
              <w:fldChar w:fldCharType="separate"/>
            </w:r>
            <w:r w:rsidR="009F3952">
              <w:rPr>
                <w:noProof/>
                <w:webHidden/>
              </w:rPr>
              <w:t>27</w:t>
            </w:r>
            <w:r w:rsidR="009F3952">
              <w:rPr>
                <w:noProof/>
                <w:webHidden/>
              </w:rPr>
              <w:fldChar w:fldCharType="end"/>
            </w:r>
          </w:hyperlink>
        </w:p>
        <w:p w14:paraId="5BEFA679" w14:textId="16F7DA66" w:rsidR="009F3952" w:rsidRDefault="00F10D71">
          <w:pPr>
            <w:pStyle w:val="TOC3"/>
            <w:tabs>
              <w:tab w:val="right" w:leader="dot" w:pos="9016"/>
            </w:tabs>
            <w:rPr>
              <w:rFonts w:asciiTheme="minorHAnsi" w:eastAsiaTheme="minorEastAsia" w:hAnsiTheme="minorHAnsi"/>
              <w:noProof/>
              <w:sz w:val="22"/>
            </w:rPr>
          </w:pPr>
          <w:hyperlink w:anchor="_Toc17899683" w:history="1">
            <w:r w:rsidR="009F3952" w:rsidRPr="00365254">
              <w:rPr>
                <w:rStyle w:val="Hyperlink"/>
                <w:noProof/>
              </w:rPr>
              <w:t>2.5.3 Brute Force Attacks</w:t>
            </w:r>
            <w:r w:rsidR="009F3952">
              <w:rPr>
                <w:noProof/>
                <w:webHidden/>
              </w:rPr>
              <w:tab/>
            </w:r>
            <w:r w:rsidR="009F3952">
              <w:rPr>
                <w:noProof/>
                <w:webHidden/>
              </w:rPr>
              <w:fldChar w:fldCharType="begin"/>
            </w:r>
            <w:r w:rsidR="009F3952">
              <w:rPr>
                <w:noProof/>
                <w:webHidden/>
              </w:rPr>
              <w:instrText xml:space="preserve"> PAGEREF _Toc17899683 \h </w:instrText>
            </w:r>
            <w:r w:rsidR="009F3952">
              <w:rPr>
                <w:noProof/>
                <w:webHidden/>
              </w:rPr>
            </w:r>
            <w:r w:rsidR="009F3952">
              <w:rPr>
                <w:noProof/>
                <w:webHidden/>
              </w:rPr>
              <w:fldChar w:fldCharType="separate"/>
            </w:r>
            <w:r w:rsidR="009F3952">
              <w:rPr>
                <w:noProof/>
                <w:webHidden/>
              </w:rPr>
              <w:t>28</w:t>
            </w:r>
            <w:r w:rsidR="009F3952">
              <w:rPr>
                <w:noProof/>
                <w:webHidden/>
              </w:rPr>
              <w:fldChar w:fldCharType="end"/>
            </w:r>
          </w:hyperlink>
        </w:p>
        <w:p w14:paraId="13D26479" w14:textId="7FA28996" w:rsidR="009F3952" w:rsidRDefault="00F10D71">
          <w:pPr>
            <w:pStyle w:val="TOC3"/>
            <w:tabs>
              <w:tab w:val="right" w:leader="dot" w:pos="9016"/>
            </w:tabs>
            <w:rPr>
              <w:rFonts w:asciiTheme="minorHAnsi" w:eastAsiaTheme="minorEastAsia" w:hAnsiTheme="minorHAnsi"/>
              <w:noProof/>
              <w:sz w:val="22"/>
            </w:rPr>
          </w:pPr>
          <w:hyperlink w:anchor="_Toc17899684" w:history="1">
            <w:r w:rsidR="009F3952" w:rsidRPr="00365254">
              <w:rPr>
                <w:rStyle w:val="Hyperlink"/>
                <w:noProof/>
              </w:rPr>
              <w:t>2.5.4 Physical Tampering</w:t>
            </w:r>
            <w:r w:rsidR="009F3952">
              <w:rPr>
                <w:noProof/>
                <w:webHidden/>
              </w:rPr>
              <w:tab/>
            </w:r>
            <w:r w:rsidR="009F3952">
              <w:rPr>
                <w:noProof/>
                <w:webHidden/>
              </w:rPr>
              <w:fldChar w:fldCharType="begin"/>
            </w:r>
            <w:r w:rsidR="009F3952">
              <w:rPr>
                <w:noProof/>
                <w:webHidden/>
              </w:rPr>
              <w:instrText xml:space="preserve"> PAGEREF _Toc17899684 \h </w:instrText>
            </w:r>
            <w:r w:rsidR="009F3952">
              <w:rPr>
                <w:noProof/>
                <w:webHidden/>
              </w:rPr>
            </w:r>
            <w:r w:rsidR="009F3952">
              <w:rPr>
                <w:noProof/>
                <w:webHidden/>
              </w:rPr>
              <w:fldChar w:fldCharType="separate"/>
            </w:r>
            <w:r w:rsidR="009F3952">
              <w:rPr>
                <w:noProof/>
                <w:webHidden/>
              </w:rPr>
              <w:t>28</w:t>
            </w:r>
            <w:r w:rsidR="009F3952">
              <w:rPr>
                <w:noProof/>
                <w:webHidden/>
              </w:rPr>
              <w:fldChar w:fldCharType="end"/>
            </w:r>
          </w:hyperlink>
        </w:p>
        <w:p w14:paraId="09653ABF" w14:textId="4F3C80F6" w:rsidR="009F3952" w:rsidRDefault="00F10D71">
          <w:pPr>
            <w:pStyle w:val="TOC3"/>
            <w:tabs>
              <w:tab w:val="right" w:leader="dot" w:pos="9016"/>
            </w:tabs>
            <w:rPr>
              <w:rFonts w:asciiTheme="minorHAnsi" w:eastAsiaTheme="minorEastAsia" w:hAnsiTheme="minorHAnsi"/>
              <w:noProof/>
              <w:sz w:val="22"/>
            </w:rPr>
          </w:pPr>
          <w:hyperlink w:anchor="_Toc17899685" w:history="1">
            <w:r w:rsidR="009F3952" w:rsidRPr="00365254">
              <w:rPr>
                <w:rStyle w:val="Hyperlink"/>
                <w:noProof/>
              </w:rPr>
              <w:t>2.5.5 Malicious Code Attack</w:t>
            </w:r>
            <w:r w:rsidR="009F3952">
              <w:rPr>
                <w:noProof/>
                <w:webHidden/>
              </w:rPr>
              <w:tab/>
            </w:r>
            <w:r w:rsidR="009F3952">
              <w:rPr>
                <w:noProof/>
                <w:webHidden/>
              </w:rPr>
              <w:fldChar w:fldCharType="begin"/>
            </w:r>
            <w:r w:rsidR="009F3952">
              <w:rPr>
                <w:noProof/>
                <w:webHidden/>
              </w:rPr>
              <w:instrText xml:space="preserve"> PAGEREF _Toc17899685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0B8B5B20" w14:textId="6CA1CD61" w:rsidR="009F3952" w:rsidRDefault="00F10D71">
          <w:pPr>
            <w:pStyle w:val="TOC2"/>
            <w:tabs>
              <w:tab w:val="right" w:leader="dot" w:pos="9016"/>
            </w:tabs>
            <w:rPr>
              <w:rFonts w:asciiTheme="minorHAnsi" w:eastAsiaTheme="minorEastAsia" w:hAnsiTheme="minorHAnsi"/>
              <w:noProof/>
              <w:sz w:val="22"/>
            </w:rPr>
          </w:pPr>
          <w:hyperlink w:anchor="_Toc17899686" w:history="1">
            <w:r w:rsidR="009F3952" w:rsidRPr="00365254">
              <w:rPr>
                <w:rStyle w:val="Hyperlink"/>
                <w:noProof/>
              </w:rPr>
              <w:t>2.6 Cryptography Options</w:t>
            </w:r>
            <w:r w:rsidR="009F3952">
              <w:rPr>
                <w:noProof/>
                <w:webHidden/>
              </w:rPr>
              <w:tab/>
            </w:r>
            <w:r w:rsidR="009F3952">
              <w:rPr>
                <w:noProof/>
                <w:webHidden/>
              </w:rPr>
              <w:fldChar w:fldCharType="begin"/>
            </w:r>
            <w:r w:rsidR="009F3952">
              <w:rPr>
                <w:noProof/>
                <w:webHidden/>
              </w:rPr>
              <w:instrText xml:space="preserve"> PAGEREF _Toc17899686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7C3394C4" w14:textId="7CC73F77" w:rsidR="009F3952" w:rsidRDefault="00F10D71">
          <w:pPr>
            <w:pStyle w:val="TOC3"/>
            <w:tabs>
              <w:tab w:val="right" w:leader="dot" w:pos="9016"/>
            </w:tabs>
            <w:rPr>
              <w:rFonts w:asciiTheme="minorHAnsi" w:eastAsiaTheme="minorEastAsia" w:hAnsiTheme="minorHAnsi"/>
              <w:noProof/>
              <w:sz w:val="22"/>
            </w:rPr>
          </w:pPr>
          <w:hyperlink w:anchor="_Toc17899687" w:history="1">
            <w:r w:rsidR="009F3952" w:rsidRPr="00365254">
              <w:rPr>
                <w:rStyle w:val="Hyperlink"/>
                <w:noProof/>
              </w:rPr>
              <w:t>2.6.1 Symmetric Encryption</w:t>
            </w:r>
            <w:r w:rsidR="009F3952">
              <w:rPr>
                <w:noProof/>
                <w:webHidden/>
              </w:rPr>
              <w:tab/>
            </w:r>
            <w:r w:rsidR="009F3952">
              <w:rPr>
                <w:noProof/>
                <w:webHidden/>
              </w:rPr>
              <w:fldChar w:fldCharType="begin"/>
            </w:r>
            <w:r w:rsidR="009F3952">
              <w:rPr>
                <w:noProof/>
                <w:webHidden/>
              </w:rPr>
              <w:instrText xml:space="preserve"> PAGEREF _Toc17899687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61DF219B" w14:textId="24A77F71" w:rsidR="009F3952" w:rsidRDefault="00F10D71">
          <w:pPr>
            <w:pStyle w:val="TOC3"/>
            <w:tabs>
              <w:tab w:val="right" w:leader="dot" w:pos="9016"/>
            </w:tabs>
            <w:rPr>
              <w:rFonts w:asciiTheme="minorHAnsi" w:eastAsiaTheme="minorEastAsia" w:hAnsiTheme="minorHAnsi"/>
              <w:noProof/>
              <w:sz w:val="22"/>
            </w:rPr>
          </w:pPr>
          <w:hyperlink w:anchor="_Toc17899688" w:history="1">
            <w:r w:rsidR="009F3952" w:rsidRPr="00365254">
              <w:rPr>
                <w:rStyle w:val="Hyperlink"/>
                <w:noProof/>
              </w:rPr>
              <w:t>2.6.2 Asymmetric Encryption</w:t>
            </w:r>
            <w:r w:rsidR="009F3952">
              <w:rPr>
                <w:noProof/>
                <w:webHidden/>
              </w:rPr>
              <w:tab/>
            </w:r>
            <w:r w:rsidR="009F3952">
              <w:rPr>
                <w:noProof/>
                <w:webHidden/>
              </w:rPr>
              <w:fldChar w:fldCharType="begin"/>
            </w:r>
            <w:r w:rsidR="009F3952">
              <w:rPr>
                <w:noProof/>
                <w:webHidden/>
              </w:rPr>
              <w:instrText xml:space="preserve"> PAGEREF _Toc17899688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481921A2" w14:textId="4C84A695" w:rsidR="009F3952" w:rsidRDefault="00F10D71">
          <w:pPr>
            <w:pStyle w:val="TOC3"/>
            <w:tabs>
              <w:tab w:val="right" w:leader="dot" w:pos="9016"/>
            </w:tabs>
            <w:rPr>
              <w:rFonts w:asciiTheme="minorHAnsi" w:eastAsiaTheme="minorEastAsia" w:hAnsiTheme="minorHAnsi"/>
              <w:noProof/>
              <w:sz w:val="22"/>
            </w:rPr>
          </w:pPr>
          <w:hyperlink w:anchor="_Toc17899689" w:history="1">
            <w:r w:rsidR="009F3952" w:rsidRPr="00365254">
              <w:rPr>
                <w:rStyle w:val="Hyperlink"/>
                <w:rFonts w:eastAsiaTheme="minorHAnsi"/>
                <w:noProof/>
              </w:rPr>
              <w:t>2.6.3 Hash Encryption</w:t>
            </w:r>
            <w:r w:rsidR="009F3952">
              <w:rPr>
                <w:noProof/>
                <w:webHidden/>
              </w:rPr>
              <w:tab/>
            </w:r>
            <w:r w:rsidR="009F3952">
              <w:rPr>
                <w:noProof/>
                <w:webHidden/>
              </w:rPr>
              <w:fldChar w:fldCharType="begin"/>
            </w:r>
            <w:r w:rsidR="009F3952">
              <w:rPr>
                <w:noProof/>
                <w:webHidden/>
              </w:rPr>
              <w:instrText xml:space="preserve"> PAGEREF _Toc17899689 \h </w:instrText>
            </w:r>
            <w:r w:rsidR="009F3952">
              <w:rPr>
                <w:noProof/>
                <w:webHidden/>
              </w:rPr>
            </w:r>
            <w:r w:rsidR="009F3952">
              <w:rPr>
                <w:noProof/>
                <w:webHidden/>
              </w:rPr>
              <w:fldChar w:fldCharType="separate"/>
            </w:r>
            <w:r w:rsidR="009F3952">
              <w:rPr>
                <w:noProof/>
                <w:webHidden/>
              </w:rPr>
              <w:t>30</w:t>
            </w:r>
            <w:r w:rsidR="009F3952">
              <w:rPr>
                <w:noProof/>
                <w:webHidden/>
              </w:rPr>
              <w:fldChar w:fldCharType="end"/>
            </w:r>
          </w:hyperlink>
        </w:p>
        <w:p w14:paraId="072C1407" w14:textId="27E7EF30" w:rsidR="009F3952" w:rsidRDefault="00F10D71">
          <w:pPr>
            <w:pStyle w:val="TOC3"/>
            <w:tabs>
              <w:tab w:val="right" w:leader="dot" w:pos="9016"/>
            </w:tabs>
            <w:rPr>
              <w:rFonts w:asciiTheme="minorHAnsi" w:eastAsiaTheme="minorEastAsia" w:hAnsiTheme="minorHAnsi"/>
              <w:noProof/>
              <w:sz w:val="22"/>
            </w:rPr>
          </w:pPr>
          <w:hyperlink w:anchor="_Toc17899690" w:history="1">
            <w:r w:rsidR="009F3952" w:rsidRPr="00365254">
              <w:rPr>
                <w:rStyle w:val="Hyperlink"/>
                <w:noProof/>
              </w:rPr>
              <w:t>2.6.4 Salt Encryption</w:t>
            </w:r>
            <w:r w:rsidR="009F3952">
              <w:rPr>
                <w:noProof/>
                <w:webHidden/>
              </w:rPr>
              <w:tab/>
            </w:r>
            <w:r w:rsidR="009F3952">
              <w:rPr>
                <w:noProof/>
                <w:webHidden/>
              </w:rPr>
              <w:fldChar w:fldCharType="begin"/>
            </w:r>
            <w:r w:rsidR="009F3952">
              <w:rPr>
                <w:noProof/>
                <w:webHidden/>
              </w:rPr>
              <w:instrText xml:space="preserve"> PAGEREF _Toc17899690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410911A8" w14:textId="6FF88EC4" w:rsidR="009F3952" w:rsidRDefault="00F10D71">
          <w:pPr>
            <w:pStyle w:val="TOC2"/>
            <w:tabs>
              <w:tab w:val="right" w:leader="dot" w:pos="9016"/>
            </w:tabs>
            <w:rPr>
              <w:rFonts w:asciiTheme="minorHAnsi" w:eastAsiaTheme="minorEastAsia" w:hAnsiTheme="minorHAnsi"/>
              <w:noProof/>
              <w:sz w:val="22"/>
            </w:rPr>
          </w:pPr>
          <w:hyperlink w:anchor="_Toc17899691" w:history="1">
            <w:r w:rsidR="009F3952" w:rsidRPr="00365254">
              <w:rPr>
                <w:rStyle w:val="Hyperlink"/>
                <w:noProof/>
              </w:rPr>
              <w:t>2.7 Message Integrity</w:t>
            </w:r>
            <w:r w:rsidR="009F3952">
              <w:rPr>
                <w:noProof/>
                <w:webHidden/>
              </w:rPr>
              <w:tab/>
            </w:r>
            <w:r w:rsidR="009F3952">
              <w:rPr>
                <w:noProof/>
                <w:webHidden/>
              </w:rPr>
              <w:fldChar w:fldCharType="begin"/>
            </w:r>
            <w:r w:rsidR="009F3952">
              <w:rPr>
                <w:noProof/>
                <w:webHidden/>
              </w:rPr>
              <w:instrText xml:space="preserve"> PAGEREF _Toc17899691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13F72DF4" w14:textId="4388E93C" w:rsidR="009F3952" w:rsidRDefault="00F10D71">
          <w:pPr>
            <w:pStyle w:val="TOC3"/>
            <w:tabs>
              <w:tab w:val="right" w:leader="dot" w:pos="9016"/>
            </w:tabs>
            <w:rPr>
              <w:rFonts w:asciiTheme="minorHAnsi" w:eastAsiaTheme="minorEastAsia" w:hAnsiTheme="minorHAnsi"/>
              <w:noProof/>
              <w:sz w:val="22"/>
            </w:rPr>
          </w:pPr>
          <w:hyperlink w:anchor="_Toc17899692" w:history="1">
            <w:r w:rsidR="009F3952" w:rsidRPr="00365254">
              <w:rPr>
                <w:rStyle w:val="Hyperlink"/>
                <w:noProof/>
              </w:rPr>
              <w:t>2.7.1 Hash Algorithms</w:t>
            </w:r>
            <w:r w:rsidR="009F3952">
              <w:rPr>
                <w:noProof/>
                <w:webHidden/>
              </w:rPr>
              <w:tab/>
            </w:r>
            <w:r w:rsidR="009F3952">
              <w:rPr>
                <w:noProof/>
                <w:webHidden/>
              </w:rPr>
              <w:fldChar w:fldCharType="begin"/>
            </w:r>
            <w:r w:rsidR="009F3952">
              <w:rPr>
                <w:noProof/>
                <w:webHidden/>
              </w:rPr>
              <w:instrText xml:space="preserve"> PAGEREF _Toc17899692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0CAAADE7" w14:textId="38E037BE" w:rsidR="009F3952" w:rsidRDefault="00F10D71">
          <w:pPr>
            <w:pStyle w:val="TOC3"/>
            <w:tabs>
              <w:tab w:val="right" w:leader="dot" w:pos="9016"/>
            </w:tabs>
            <w:rPr>
              <w:rFonts w:asciiTheme="minorHAnsi" w:eastAsiaTheme="minorEastAsia" w:hAnsiTheme="minorHAnsi"/>
              <w:noProof/>
              <w:sz w:val="22"/>
            </w:rPr>
          </w:pPr>
          <w:hyperlink w:anchor="_Toc17899693" w:history="1">
            <w:r w:rsidR="009F3952" w:rsidRPr="00365254">
              <w:rPr>
                <w:rStyle w:val="Hyperlink"/>
                <w:noProof/>
              </w:rPr>
              <w:t>2.7.2 Message Authentication Code Algorithms</w:t>
            </w:r>
            <w:r w:rsidR="009F3952">
              <w:rPr>
                <w:noProof/>
                <w:webHidden/>
              </w:rPr>
              <w:tab/>
            </w:r>
            <w:r w:rsidR="009F3952">
              <w:rPr>
                <w:noProof/>
                <w:webHidden/>
              </w:rPr>
              <w:fldChar w:fldCharType="begin"/>
            </w:r>
            <w:r w:rsidR="009F3952">
              <w:rPr>
                <w:noProof/>
                <w:webHidden/>
              </w:rPr>
              <w:instrText xml:space="preserve"> PAGEREF _Toc17899693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0ADE3C9B" w14:textId="0829DAD6" w:rsidR="009F3952" w:rsidRDefault="00F10D71">
          <w:pPr>
            <w:pStyle w:val="TOC3"/>
            <w:tabs>
              <w:tab w:val="right" w:leader="dot" w:pos="9016"/>
            </w:tabs>
            <w:rPr>
              <w:rFonts w:asciiTheme="minorHAnsi" w:eastAsiaTheme="minorEastAsia" w:hAnsiTheme="minorHAnsi"/>
              <w:noProof/>
              <w:sz w:val="22"/>
            </w:rPr>
          </w:pPr>
          <w:hyperlink w:anchor="_Toc17899694" w:history="1">
            <w:r w:rsidR="009F3952" w:rsidRPr="00365254">
              <w:rPr>
                <w:rStyle w:val="Hyperlink"/>
                <w:noProof/>
              </w:rPr>
              <w:t>2.7.3 Digital Signatures</w:t>
            </w:r>
            <w:r w:rsidR="009F3952">
              <w:rPr>
                <w:noProof/>
                <w:webHidden/>
              </w:rPr>
              <w:tab/>
            </w:r>
            <w:r w:rsidR="009F3952">
              <w:rPr>
                <w:noProof/>
                <w:webHidden/>
              </w:rPr>
              <w:fldChar w:fldCharType="begin"/>
            </w:r>
            <w:r w:rsidR="009F3952">
              <w:rPr>
                <w:noProof/>
                <w:webHidden/>
              </w:rPr>
              <w:instrText xml:space="preserve"> PAGEREF _Toc17899694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0AC7B6F1" w14:textId="3C918B81" w:rsidR="009F3952" w:rsidRDefault="00F10D71">
          <w:pPr>
            <w:pStyle w:val="TOC3"/>
            <w:tabs>
              <w:tab w:val="right" w:leader="dot" w:pos="9016"/>
            </w:tabs>
            <w:rPr>
              <w:rFonts w:asciiTheme="minorHAnsi" w:eastAsiaTheme="minorEastAsia" w:hAnsiTheme="minorHAnsi"/>
              <w:noProof/>
              <w:sz w:val="22"/>
            </w:rPr>
          </w:pPr>
          <w:hyperlink w:anchor="_Toc17899695" w:history="1">
            <w:r w:rsidR="009F3952" w:rsidRPr="00365254">
              <w:rPr>
                <w:rStyle w:val="Hyperlink"/>
                <w:noProof/>
              </w:rPr>
              <w:t>2.7.4 Comparative Analysis</w:t>
            </w:r>
            <w:r w:rsidR="009F3952">
              <w:rPr>
                <w:noProof/>
                <w:webHidden/>
              </w:rPr>
              <w:tab/>
            </w:r>
            <w:r w:rsidR="009F3952">
              <w:rPr>
                <w:noProof/>
                <w:webHidden/>
              </w:rPr>
              <w:fldChar w:fldCharType="begin"/>
            </w:r>
            <w:r w:rsidR="009F3952">
              <w:rPr>
                <w:noProof/>
                <w:webHidden/>
              </w:rPr>
              <w:instrText xml:space="preserve"> PAGEREF _Toc17899695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2AC1EA9B" w14:textId="3115B348" w:rsidR="009F3952" w:rsidRDefault="00F10D71">
          <w:pPr>
            <w:pStyle w:val="TOC2"/>
            <w:tabs>
              <w:tab w:val="right" w:leader="dot" w:pos="9016"/>
            </w:tabs>
            <w:rPr>
              <w:rFonts w:asciiTheme="minorHAnsi" w:eastAsiaTheme="minorEastAsia" w:hAnsiTheme="minorHAnsi"/>
              <w:noProof/>
              <w:sz w:val="22"/>
            </w:rPr>
          </w:pPr>
          <w:hyperlink w:anchor="_Toc17899696" w:history="1">
            <w:r w:rsidR="009F3952" w:rsidRPr="00365254">
              <w:rPr>
                <w:rStyle w:val="Hyperlink"/>
                <w:noProof/>
              </w:rPr>
              <w:t>2.8 Facial Recognition</w:t>
            </w:r>
            <w:r w:rsidR="009F3952">
              <w:rPr>
                <w:noProof/>
                <w:webHidden/>
              </w:rPr>
              <w:tab/>
            </w:r>
            <w:r w:rsidR="009F3952">
              <w:rPr>
                <w:noProof/>
                <w:webHidden/>
              </w:rPr>
              <w:fldChar w:fldCharType="begin"/>
            </w:r>
            <w:r w:rsidR="009F3952">
              <w:rPr>
                <w:noProof/>
                <w:webHidden/>
              </w:rPr>
              <w:instrText xml:space="preserve"> PAGEREF _Toc17899696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6C5218D8" w14:textId="08133918" w:rsidR="009F3952" w:rsidRDefault="00F10D71">
          <w:pPr>
            <w:pStyle w:val="TOC3"/>
            <w:tabs>
              <w:tab w:val="right" w:leader="dot" w:pos="9016"/>
            </w:tabs>
            <w:rPr>
              <w:rFonts w:asciiTheme="minorHAnsi" w:eastAsiaTheme="minorEastAsia" w:hAnsiTheme="minorHAnsi"/>
              <w:noProof/>
              <w:sz w:val="22"/>
            </w:rPr>
          </w:pPr>
          <w:hyperlink w:anchor="_Toc17899697" w:history="1">
            <w:r w:rsidR="009F3952" w:rsidRPr="00365254">
              <w:rPr>
                <w:rStyle w:val="Hyperlink"/>
                <w:noProof/>
              </w:rPr>
              <w:t>2.8.1 Haar Cascade</w:t>
            </w:r>
            <w:r w:rsidR="009F3952">
              <w:rPr>
                <w:noProof/>
                <w:webHidden/>
              </w:rPr>
              <w:tab/>
            </w:r>
            <w:r w:rsidR="009F3952">
              <w:rPr>
                <w:noProof/>
                <w:webHidden/>
              </w:rPr>
              <w:fldChar w:fldCharType="begin"/>
            </w:r>
            <w:r w:rsidR="009F3952">
              <w:rPr>
                <w:noProof/>
                <w:webHidden/>
              </w:rPr>
              <w:instrText xml:space="preserve"> PAGEREF _Toc17899697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248FFCD3" w14:textId="6258DDB7" w:rsidR="009F3952" w:rsidRDefault="00F10D71">
          <w:pPr>
            <w:pStyle w:val="TOC3"/>
            <w:tabs>
              <w:tab w:val="right" w:leader="dot" w:pos="9016"/>
            </w:tabs>
            <w:rPr>
              <w:rFonts w:asciiTheme="minorHAnsi" w:eastAsiaTheme="minorEastAsia" w:hAnsiTheme="minorHAnsi"/>
              <w:noProof/>
              <w:sz w:val="22"/>
            </w:rPr>
          </w:pPr>
          <w:hyperlink w:anchor="_Toc17899698" w:history="1">
            <w:r w:rsidR="009F3952" w:rsidRPr="00365254">
              <w:rPr>
                <w:rStyle w:val="Hyperlink"/>
                <w:noProof/>
              </w:rPr>
              <w:t>2.8.2 Histogram of Oriented Gradients</w:t>
            </w:r>
            <w:r w:rsidR="009F3952">
              <w:rPr>
                <w:noProof/>
                <w:webHidden/>
              </w:rPr>
              <w:tab/>
            </w:r>
            <w:r w:rsidR="009F3952">
              <w:rPr>
                <w:noProof/>
                <w:webHidden/>
              </w:rPr>
              <w:fldChar w:fldCharType="begin"/>
            </w:r>
            <w:r w:rsidR="009F3952">
              <w:rPr>
                <w:noProof/>
                <w:webHidden/>
              </w:rPr>
              <w:instrText xml:space="preserve"> PAGEREF _Toc17899698 \h </w:instrText>
            </w:r>
            <w:r w:rsidR="009F3952">
              <w:rPr>
                <w:noProof/>
                <w:webHidden/>
              </w:rPr>
            </w:r>
            <w:r w:rsidR="009F3952">
              <w:rPr>
                <w:noProof/>
                <w:webHidden/>
              </w:rPr>
              <w:fldChar w:fldCharType="separate"/>
            </w:r>
            <w:r w:rsidR="009F3952">
              <w:rPr>
                <w:noProof/>
                <w:webHidden/>
              </w:rPr>
              <w:t>33</w:t>
            </w:r>
            <w:r w:rsidR="009F3952">
              <w:rPr>
                <w:noProof/>
                <w:webHidden/>
              </w:rPr>
              <w:fldChar w:fldCharType="end"/>
            </w:r>
          </w:hyperlink>
        </w:p>
        <w:p w14:paraId="42E2E2EC" w14:textId="26929A61" w:rsidR="009F3952" w:rsidRDefault="00F10D71">
          <w:pPr>
            <w:pStyle w:val="TOC2"/>
            <w:tabs>
              <w:tab w:val="right" w:leader="dot" w:pos="9016"/>
            </w:tabs>
            <w:rPr>
              <w:rFonts w:asciiTheme="minorHAnsi" w:eastAsiaTheme="minorEastAsia" w:hAnsiTheme="minorHAnsi"/>
              <w:noProof/>
              <w:sz w:val="22"/>
            </w:rPr>
          </w:pPr>
          <w:hyperlink w:anchor="_Toc17899699" w:history="1">
            <w:r w:rsidR="009F3952" w:rsidRPr="00365254">
              <w:rPr>
                <w:rStyle w:val="Hyperlink"/>
                <w:noProof/>
              </w:rPr>
              <w:t>2.9 Security Guidelines for Internet of Things</w:t>
            </w:r>
            <w:r w:rsidR="009F3952">
              <w:rPr>
                <w:noProof/>
                <w:webHidden/>
              </w:rPr>
              <w:tab/>
            </w:r>
            <w:r w:rsidR="009F3952">
              <w:rPr>
                <w:noProof/>
                <w:webHidden/>
              </w:rPr>
              <w:fldChar w:fldCharType="begin"/>
            </w:r>
            <w:r w:rsidR="009F3952">
              <w:rPr>
                <w:noProof/>
                <w:webHidden/>
              </w:rPr>
              <w:instrText xml:space="preserve"> PAGEREF _Toc17899699 \h </w:instrText>
            </w:r>
            <w:r w:rsidR="009F3952">
              <w:rPr>
                <w:noProof/>
                <w:webHidden/>
              </w:rPr>
            </w:r>
            <w:r w:rsidR="009F3952">
              <w:rPr>
                <w:noProof/>
                <w:webHidden/>
              </w:rPr>
              <w:fldChar w:fldCharType="separate"/>
            </w:r>
            <w:r w:rsidR="009F3952">
              <w:rPr>
                <w:noProof/>
                <w:webHidden/>
              </w:rPr>
              <w:t>35</w:t>
            </w:r>
            <w:r w:rsidR="009F3952">
              <w:rPr>
                <w:noProof/>
                <w:webHidden/>
              </w:rPr>
              <w:fldChar w:fldCharType="end"/>
            </w:r>
          </w:hyperlink>
        </w:p>
        <w:p w14:paraId="15286163" w14:textId="3A76F13C" w:rsidR="009F3952" w:rsidRDefault="00F10D71">
          <w:pPr>
            <w:pStyle w:val="TOC1"/>
            <w:tabs>
              <w:tab w:val="right" w:leader="dot" w:pos="9016"/>
            </w:tabs>
            <w:rPr>
              <w:rFonts w:asciiTheme="minorHAnsi" w:eastAsiaTheme="minorEastAsia" w:hAnsiTheme="minorHAnsi"/>
              <w:noProof/>
              <w:sz w:val="22"/>
            </w:rPr>
          </w:pPr>
          <w:hyperlink w:anchor="_Toc17899700" w:history="1">
            <w:r w:rsidR="009F3952" w:rsidRPr="00365254">
              <w:rPr>
                <w:rStyle w:val="Hyperlink"/>
                <w:noProof/>
              </w:rPr>
              <w:t>3.0 Technology Review</w:t>
            </w:r>
            <w:r w:rsidR="009F3952">
              <w:rPr>
                <w:noProof/>
                <w:webHidden/>
              </w:rPr>
              <w:tab/>
            </w:r>
            <w:r w:rsidR="009F3952">
              <w:rPr>
                <w:noProof/>
                <w:webHidden/>
              </w:rPr>
              <w:fldChar w:fldCharType="begin"/>
            </w:r>
            <w:r w:rsidR="009F3952">
              <w:rPr>
                <w:noProof/>
                <w:webHidden/>
              </w:rPr>
              <w:instrText xml:space="preserve"> PAGEREF _Toc17899700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492CCAC9" w14:textId="7AD06D14" w:rsidR="009F3952" w:rsidRDefault="00F10D71">
          <w:pPr>
            <w:pStyle w:val="TOC2"/>
            <w:tabs>
              <w:tab w:val="right" w:leader="dot" w:pos="9016"/>
            </w:tabs>
            <w:rPr>
              <w:rFonts w:asciiTheme="minorHAnsi" w:eastAsiaTheme="minorEastAsia" w:hAnsiTheme="minorHAnsi"/>
              <w:noProof/>
              <w:sz w:val="22"/>
            </w:rPr>
          </w:pPr>
          <w:hyperlink w:anchor="_Toc17899701" w:history="1">
            <w:r w:rsidR="009F3952" w:rsidRPr="00365254">
              <w:rPr>
                <w:rStyle w:val="Hyperlink"/>
                <w:noProof/>
              </w:rPr>
              <w:t>3.1 Hardware Selection</w:t>
            </w:r>
            <w:r w:rsidR="009F3952">
              <w:rPr>
                <w:noProof/>
                <w:webHidden/>
              </w:rPr>
              <w:tab/>
            </w:r>
            <w:r w:rsidR="009F3952">
              <w:rPr>
                <w:noProof/>
                <w:webHidden/>
              </w:rPr>
              <w:fldChar w:fldCharType="begin"/>
            </w:r>
            <w:r w:rsidR="009F3952">
              <w:rPr>
                <w:noProof/>
                <w:webHidden/>
              </w:rPr>
              <w:instrText xml:space="preserve"> PAGEREF _Toc17899701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566C6738" w14:textId="679AC610" w:rsidR="009F3952" w:rsidRDefault="00F10D71">
          <w:pPr>
            <w:pStyle w:val="TOC2"/>
            <w:tabs>
              <w:tab w:val="right" w:leader="dot" w:pos="9016"/>
            </w:tabs>
            <w:rPr>
              <w:rFonts w:asciiTheme="minorHAnsi" w:eastAsiaTheme="minorEastAsia" w:hAnsiTheme="minorHAnsi"/>
              <w:noProof/>
              <w:sz w:val="22"/>
            </w:rPr>
          </w:pPr>
          <w:hyperlink w:anchor="_Toc17899702" w:history="1">
            <w:r w:rsidR="009F3952" w:rsidRPr="00365254">
              <w:rPr>
                <w:rStyle w:val="Hyperlink"/>
                <w:noProof/>
              </w:rPr>
              <w:t>3.2 Operating System Selection</w:t>
            </w:r>
            <w:r w:rsidR="009F3952">
              <w:rPr>
                <w:noProof/>
                <w:webHidden/>
              </w:rPr>
              <w:tab/>
            </w:r>
            <w:r w:rsidR="009F3952">
              <w:rPr>
                <w:noProof/>
                <w:webHidden/>
              </w:rPr>
              <w:fldChar w:fldCharType="begin"/>
            </w:r>
            <w:r w:rsidR="009F3952">
              <w:rPr>
                <w:noProof/>
                <w:webHidden/>
              </w:rPr>
              <w:instrText xml:space="preserve"> PAGEREF _Toc17899702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17C0C642" w14:textId="55948D31" w:rsidR="009F3952" w:rsidRDefault="00F10D71">
          <w:pPr>
            <w:pStyle w:val="TOC3"/>
            <w:tabs>
              <w:tab w:val="right" w:leader="dot" w:pos="9016"/>
            </w:tabs>
            <w:rPr>
              <w:rFonts w:asciiTheme="minorHAnsi" w:eastAsiaTheme="minorEastAsia" w:hAnsiTheme="minorHAnsi"/>
              <w:noProof/>
              <w:sz w:val="22"/>
            </w:rPr>
          </w:pPr>
          <w:hyperlink w:anchor="_Toc17899703" w:history="1">
            <w:r w:rsidR="009F3952" w:rsidRPr="00365254">
              <w:rPr>
                <w:rStyle w:val="Hyperlink"/>
                <w:noProof/>
              </w:rPr>
              <w:t>3.2.1 Raspberry Pi Operating System</w:t>
            </w:r>
            <w:r w:rsidR="009F3952">
              <w:rPr>
                <w:noProof/>
                <w:webHidden/>
              </w:rPr>
              <w:tab/>
            </w:r>
            <w:r w:rsidR="009F3952">
              <w:rPr>
                <w:noProof/>
                <w:webHidden/>
              </w:rPr>
              <w:fldChar w:fldCharType="begin"/>
            </w:r>
            <w:r w:rsidR="009F3952">
              <w:rPr>
                <w:noProof/>
                <w:webHidden/>
              </w:rPr>
              <w:instrText xml:space="preserve"> PAGEREF _Toc17899703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59828F91" w14:textId="55984C23" w:rsidR="009F3952" w:rsidRDefault="00F10D71">
          <w:pPr>
            <w:pStyle w:val="TOC3"/>
            <w:tabs>
              <w:tab w:val="right" w:leader="dot" w:pos="9016"/>
            </w:tabs>
            <w:rPr>
              <w:rFonts w:asciiTheme="minorHAnsi" w:eastAsiaTheme="minorEastAsia" w:hAnsiTheme="minorHAnsi"/>
              <w:noProof/>
              <w:sz w:val="22"/>
            </w:rPr>
          </w:pPr>
          <w:hyperlink w:anchor="_Toc17899704" w:history="1">
            <w:r w:rsidR="009F3952" w:rsidRPr="00365254">
              <w:rPr>
                <w:rStyle w:val="Hyperlink"/>
                <w:noProof/>
              </w:rPr>
              <w:t>3.2.2 Cyber Security Operating System</w:t>
            </w:r>
            <w:r w:rsidR="009F3952">
              <w:rPr>
                <w:noProof/>
                <w:webHidden/>
              </w:rPr>
              <w:tab/>
            </w:r>
            <w:r w:rsidR="009F3952">
              <w:rPr>
                <w:noProof/>
                <w:webHidden/>
              </w:rPr>
              <w:fldChar w:fldCharType="begin"/>
            </w:r>
            <w:r w:rsidR="009F3952">
              <w:rPr>
                <w:noProof/>
                <w:webHidden/>
              </w:rPr>
              <w:instrText xml:space="preserve"> PAGEREF _Toc17899704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00CA935C" w14:textId="09D4E25E" w:rsidR="009F3952" w:rsidRDefault="00F10D71">
          <w:pPr>
            <w:pStyle w:val="TOC2"/>
            <w:tabs>
              <w:tab w:val="right" w:leader="dot" w:pos="9016"/>
            </w:tabs>
            <w:rPr>
              <w:rFonts w:asciiTheme="minorHAnsi" w:eastAsiaTheme="minorEastAsia" w:hAnsiTheme="minorHAnsi"/>
              <w:noProof/>
              <w:sz w:val="22"/>
            </w:rPr>
          </w:pPr>
          <w:hyperlink w:anchor="_Toc17899705" w:history="1">
            <w:r w:rsidR="009F3952" w:rsidRPr="00365254">
              <w:rPr>
                <w:rStyle w:val="Hyperlink"/>
                <w:noProof/>
              </w:rPr>
              <w:t>3.3 Programming Language Selection</w:t>
            </w:r>
            <w:r w:rsidR="009F3952">
              <w:rPr>
                <w:noProof/>
                <w:webHidden/>
              </w:rPr>
              <w:tab/>
            </w:r>
            <w:r w:rsidR="009F3952">
              <w:rPr>
                <w:noProof/>
                <w:webHidden/>
              </w:rPr>
              <w:fldChar w:fldCharType="begin"/>
            </w:r>
            <w:r w:rsidR="009F3952">
              <w:rPr>
                <w:noProof/>
                <w:webHidden/>
              </w:rPr>
              <w:instrText xml:space="preserve"> PAGEREF _Toc17899705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7683D030" w14:textId="7D6E3B50" w:rsidR="009F3952" w:rsidRDefault="00F10D71">
          <w:pPr>
            <w:pStyle w:val="TOC2"/>
            <w:tabs>
              <w:tab w:val="right" w:leader="dot" w:pos="9016"/>
            </w:tabs>
            <w:rPr>
              <w:rFonts w:asciiTheme="minorHAnsi" w:eastAsiaTheme="minorEastAsia" w:hAnsiTheme="minorHAnsi"/>
              <w:noProof/>
              <w:sz w:val="22"/>
            </w:rPr>
          </w:pPr>
          <w:hyperlink w:anchor="_Toc17899706" w:history="1">
            <w:r w:rsidR="009F3952" w:rsidRPr="00365254">
              <w:rPr>
                <w:rStyle w:val="Hyperlink"/>
                <w:noProof/>
              </w:rPr>
              <w:t>3.4 Library Selection</w:t>
            </w:r>
            <w:r w:rsidR="009F3952">
              <w:rPr>
                <w:noProof/>
                <w:webHidden/>
              </w:rPr>
              <w:tab/>
            </w:r>
            <w:r w:rsidR="009F3952">
              <w:rPr>
                <w:noProof/>
                <w:webHidden/>
              </w:rPr>
              <w:fldChar w:fldCharType="begin"/>
            </w:r>
            <w:r w:rsidR="009F3952">
              <w:rPr>
                <w:noProof/>
                <w:webHidden/>
              </w:rPr>
              <w:instrText xml:space="preserve"> PAGEREF _Toc17899706 \h </w:instrText>
            </w:r>
            <w:r w:rsidR="009F3952">
              <w:rPr>
                <w:noProof/>
                <w:webHidden/>
              </w:rPr>
            </w:r>
            <w:r w:rsidR="009F3952">
              <w:rPr>
                <w:noProof/>
                <w:webHidden/>
              </w:rPr>
              <w:fldChar w:fldCharType="separate"/>
            </w:r>
            <w:r w:rsidR="009F3952">
              <w:rPr>
                <w:noProof/>
                <w:webHidden/>
              </w:rPr>
              <w:t>37</w:t>
            </w:r>
            <w:r w:rsidR="009F3952">
              <w:rPr>
                <w:noProof/>
                <w:webHidden/>
              </w:rPr>
              <w:fldChar w:fldCharType="end"/>
            </w:r>
          </w:hyperlink>
        </w:p>
        <w:p w14:paraId="39D6C23E" w14:textId="6DC604C1" w:rsidR="009F3952" w:rsidRDefault="00F10D71">
          <w:pPr>
            <w:pStyle w:val="TOC3"/>
            <w:tabs>
              <w:tab w:val="right" w:leader="dot" w:pos="9016"/>
            </w:tabs>
            <w:rPr>
              <w:rFonts w:asciiTheme="minorHAnsi" w:eastAsiaTheme="minorEastAsia" w:hAnsiTheme="minorHAnsi"/>
              <w:noProof/>
              <w:sz w:val="22"/>
            </w:rPr>
          </w:pPr>
          <w:hyperlink w:anchor="_Toc17899707" w:history="1">
            <w:r w:rsidR="009F3952" w:rsidRPr="00365254">
              <w:rPr>
                <w:rStyle w:val="Hyperlink"/>
                <w:noProof/>
              </w:rPr>
              <w:t>3.4.1 Python Library Selection</w:t>
            </w:r>
            <w:r w:rsidR="009F3952">
              <w:rPr>
                <w:noProof/>
                <w:webHidden/>
              </w:rPr>
              <w:tab/>
            </w:r>
            <w:r w:rsidR="009F3952">
              <w:rPr>
                <w:noProof/>
                <w:webHidden/>
              </w:rPr>
              <w:fldChar w:fldCharType="begin"/>
            </w:r>
            <w:r w:rsidR="009F3952">
              <w:rPr>
                <w:noProof/>
                <w:webHidden/>
              </w:rPr>
              <w:instrText xml:space="preserve"> PAGEREF _Toc17899707 \h </w:instrText>
            </w:r>
            <w:r w:rsidR="009F3952">
              <w:rPr>
                <w:noProof/>
                <w:webHidden/>
              </w:rPr>
            </w:r>
            <w:r w:rsidR="009F3952">
              <w:rPr>
                <w:noProof/>
                <w:webHidden/>
              </w:rPr>
              <w:fldChar w:fldCharType="separate"/>
            </w:r>
            <w:r w:rsidR="009F3952">
              <w:rPr>
                <w:noProof/>
                <w:webHidden/>
              </w:rPr>
              <w:t>37</w:t>
            </w:r>
            <w:r w:rsidR="009F3952">
              <w:rPr>
                <w:noProof/>
                <w:webHidden/>
              </w:rPr>
              <w:fldChar w:fldCharType="end"/>
            </w:r>
          </w:hyperlink>
        </w:p>
        <w:p w14:paraId="7EE68CD3" w14:textId="305AAA2E" w:rsidR="009F3952" w:rsidRDefault="00F10D71">
          <w:pPr>
            <w:pStyle w:val="TOC3"/>
            <w:tabs>
              <w:tab w:val="right" w:leader="dot" w:pos="9016"/>
            </w:tabs>
            <w:rPr>
              <w:rFonts w:asciiTheme="minorHAnsi" w:eastAsiaTheme="minorEastAsia" w:hAnsiTheme="minorHAnsi"/>
              <w:noProof/>
              <w:sz w:val="22"/>
            </w:rPr>
          </w:pPr>
          <w:hyperlink w:anchor="_Toc17899708" w:history="1">
            <w:r w:rsidR="009F3952" w:rsidRPr="00365254">
              <w:rPr>
                <w:rStyle w:val="Hyperlink"/>
                <w:noProof/>
              </w:rPr>
              <w:t>3.4.2 C# Library Selection</w:t>
            </w:r>
            <w:r w:rsidR="009F3952">
              <w:rPr>
                <w:noProof/>
                <w:webHidden/>
              </w:rPr>
              <w:tab/>
            </w:r>
            <w:r w:rsidR="009F3952">
              <w:rPr>
                <w:noProof/>
                <w:webHidden/>
              </w:rPr>
              <w:fldChar w:fldCharType="begin"/>
            </w:r>
            <w:r w:rsidR="009F3952">
              <w:rPr>
                <w:noProof/>
                <w:webHidden/>
              </w:rPr>
              <w:instrText xml:space="preserve"> PAGEREF _Toc17899708 \h </w:instrText>
            </w:r>
            <w:r w:rsidR="009F3952">
              <w:rPr>
                <w:noProof/>
                <w:webHidden/>
              </w:rPr>
            </w:r>
            <w:r w:rsidR="009F3952">
              <w:rPr>
                <w:noProof/>
                <w:webHidden/>
              </w:rPr>
              <w:fldChar w:fldCharType="separate"/>
            </w:r>
            <w:r w:rsidR="009F3952">
              <w:rPr>
                <w:noProof/>
                <w:webHidden/>
              </w:rPr>
              <w:t>38</w:t>
            </w:r>
            <w:r w:rsidR="009F3952">
              <w:rPr>
                <w:noProof/>
                <w:webHidden/>
              </w:rPr>
              <w:fldChar w:fldCharType="end"/>
            </w:r>
          </w:hyperlink>
        </w:p>
        <w:p w14:paraId="6DB585B7" w14:textId="5A11C33C" w:rsidR="009F3952" w:rsidRDefault="00F10D71">
          <w:pPr>
            <w:pStyle w:val="TOC2"/>
            <w:tabs>
              <w:tab w:val="right" w:leader="dot" w:pos="9016"/>
            </w:tabs>
            <w:rPr>
              <w:rFonts w:asciiTheme="minorHAnsi" w:eastAsiaTheme="minorEastAsia" w:hAnsiTheme="minorHAnsi"/>
              <w:noProof/>
              <w:sz w:val="22"/>
            </w:rPr>
          </w:pPr>
          <w:hyperlink w:anchor="_Toc17899709" w:history="1">
            <w:r w:rsidR="009F3952" w:rsidRPr="00365254">
              <w:rPr>
                <w:rStyle w:val="Hyperlink"/>
                <w:noProof/>
              </w:rPr>
              <w:t>3.5 Supporting Software Review</w:t>
            </w:r>
            <w:r w:rsidR="009F3952">
              <w:rPr>
                <w:noProof/>
                <w:webHidden/>
              </w:rPr>
              <w:tab/>
            </w:r>
            <w:r w:rsidR="009F3952">
              <w:rPr>
                <w:noProof/>
                <w:webHidden/>
              </w:rPr>
              <w:fldChar w:fldCharType="begin"/>
            </w:r>
            <w:r w:rsidR="009F3952">
              <w:rPr>
                <w:noProof/>
                <w:webHidden/>
              </w:rPr>
              <w:instrText xml:space="preserve"> PAGEREF _Toc17899709 \h </w:instrText>
            </w:r>
            <w:r w:rsidR="009F3952">
              <w:rPr>
                <w:noProof/>
                <w:webHidden/>
              </w:rPr>
            </w:r>
            <w:r w:rsidR="009F3952">
              <w:rPr>
                <w:noProof/>
                <w:webHidden/>
              </w:rPr>
              <w:fldChar w:fldCharType="separate"/>
            </w:r>
            <w:r w:rsidR="009F3952">
              <w:rPr>
                <w:noProof/>
                <w:webHidden/>
              </w:rPr>
              <w:t>39</w:t>
            </w:r>
            <w:r w:rsidR="009F3952">
              <w:rPr>
                <w:noProof/>
                <w:webHidden/>
              </w:rPr>
              <w:fldChar w:fldCharType="end"/>
            </w:r>
          </w:hyperlink>
        </w:p>
        <w:p w14:paraId="67D7C27A" w14:textId="4C8EDE1C" w:rsidR="009F3952" w:rsidRDefault="00F10D71">
          <w:pPr>
            <w:pStyle w:val="TOC1"/>
            <w:tabs>
              <w:tab w:val="right" w:leader="dot" w:pos="9016"/>
            </w:tabs>
            <w:rPr>
              <w:rFonts w:asciiTheme="minorHAnsi" w:eastAsiaTheme="minorEastAsia" w:hAnsiTheme="minorHAnsi"/>
              <w:noProof/>
              <w:sz w:val="22"/>
            </w:rPr>
          </w:pPr>
          <w:hyperlink w:anchor="_Toc17899710" w:history="1">
            <w:r w:rsidR="009F3952" w:rsidRPr="00365254">
              <w:rPr>
                <w:rStyle w:val="Hyperlink"/>
                <w:noProof/>
              </w:rPr>
              <w:t>4.0 System Requirements</w:t>
            </w:r>
            <w:r w:rsidR="009F3952">
              <w:rPr>
                <w:noProof/>
                <w:webHidden/>
              </w:rPr>
              <w:tab/>
            </w:r>
            <w:r w:rsidR="009F3952">
              <w:rPr>
                <w:noProof/>
                <w:webHidden/>
              </w:rPr>
              <w:fldChar w:fldCharType="begin"/>
            </w:r>
            <w:r w:rsidR="009F3952">
              <w:rPr>
                <w:noProof/>
                <w:webHidden/>
              </w:rPr>
              <w:instrText xml:space="preserve"> PAGEREF _Toc17899710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5B4CAC0B" w14:textId="36C28625" w:rsidR="009F3952" w:rsidRDefault="00F10D71">
          <w:pPr>
            <w:pStyle w:val="TOC2"/>
            <w:tabs>
              <w:tab w:val="right" w:leader="dot" w:pos="9016"/>
            </w:tabs>
            <w:rPr>
              <w:rFonts w:asciiTheme="minorHAnsi" w:eastAsiaTheme="minorEastAsia" w:hAnsiTheme="minorHAnsi"/>
              <w:noProof/>
              <w:sz w:val="22"/>
            </w:rPr>
          </w:pPr>
          <w:hyperlink w:anchor="_Toc17899711" w:history="1">
            <w:r w:rsidR="009F3952" w:rsidRPr="00365254">
              <w:rPr>
                <w:rStyle w:val="Hyperlink"/>
                <w:noProof/>
              </w:rPr>
              <w:t>4.1 Hardware and Software Requirements</w:t>
            </w:r>
            <w:r w:rsidR="009F3952">
              <w:rPr>
                <w:noProof/>
                <w:webHidden/>
              </w:rPr>
              <w:tab/>
            </w:r>
            <w:r w:rsidR="009F3952">
              <w:rPr>
                <w:noProof/>
                <w:webHidden/>
              </w:rPr>
              <w:fldChar w:fldCharType="begin"/>
            </w:r>
            <w:r w:rsidR="009F3952">
              <w:rPr>
                <w:noProof/>
                <w:webHidden/>
              </w:rPr>
              <w:instrText xml:space="preserve"> PAGEREF _Toc17899711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27710727" w14:textId="57B8AB3D" w:rsidR="009F3952" w:rsidRDefault="00F10D71">
          <w:pPr>
            <w:pStyle w:val="TOC2"/>
            <w:tabs>
              <w:tab w:val="right" w:leader="dot" w:pos="9016"/>
            </w:tabs>
            <w:rPr>
              <w:rFonts w:asciiTheme="minorHAnsi" w:eastAsiaTheme="minorEastAsia" w:hAnsiTheme="minorHAnsi"/>
              <w:noProof/>
              <w:sz w:val="22"/>
            </w:rPr>
          </w:pPr>
          <w:hyperlink w:anchor="_Toc17899712" w:history="1">
            <w:r w:rsidR="009F3952" w:rsidRPr="00365254">
              <w:rPr>
                <w:rStyle w:val="Hyperlink"/>
                <w:noProof/>
                <w:lang w:eastAsia="en-US"/>
              </w:rPr>
              <w:t>4.2 Functional &amp; Non Functional Requirements</w:t>
            </w:r>
            <w:r w:rsidR="009F3952">
              <w:rPr>
                <w:noProof/>
                <w:webHidden/>
              </w:rPr>
              <w:tab/>
            </w:r>
            <w:r w:rsidR="009F3952">
              <w:rPr>
                <w:noProof/>
                <w:webHidden/>
              </w:rPr>
              <w:fldChar w:fldCharType="begin"/>
            </w:r>
            <w:r w:rsidR="009F3952">
              <w:rPr>
                <w:noProof/>
                <w:webHidden/>
              </w:rPr>
              <w:instrText xml:space="preserve"> PAGEREF _Toc17899712 \h </w:instrText>
            </w:r>
            <w:r w:rsidR="009F3952">
              <w:rPr>
                <w:noProof/>
                <w:webHidden/>
              </w:rPr>
            </w:r>
            <w:r w:rsidR="009F3952">
              <w:rPr>
                <w:noProof/>
                <w:webHidden/>
              </w:rPr>
              <w:fldChar w:fldCharType="separate"/>
            </w:r>
            <w:r w:rsidR="009F3952">
              <w:rPr>
                <w:noProof/>
                <w:webHidden/>
              </w:rPr>
              <w:t>41</w:t>
            </w:r>
            <w:r w:rsidR="009F3952">
              <w:rPr>
                <w:noProof/>
                <w:webHidden/>
              </w:rPr>
              <w:fldChar w:fldCharType="end"/>
            </w:r>
          </w:hyperlink>
        </w:p>
        <w:p w14:paraId="362C1EE3" w14:textId="6FA788D9" w:rsidR="009F3952" w:rsidRDefault="00F10D71">
          <w:pPr>
            <w:pStyle w:val="TOC1"/>
            <w:tabs>
              <w:tab w:val="right" w:leader="dot" w:pos="9016"/>
            </w:tabs>
            <w:rPr>
              <w:rFonts w:asciiTheme="minorHAnsi" w:eastAsiaTheme="minorEastAsia" w:hAnsiTheme="minorHAnsi"/>
              <w:noProof/>
              <w:sz w:val="22"/>
            </w:rPr>
          </w:pPr>
          <w:hyperlink w:anchor="_Toc17899713" w:history="1">
            <w:r w:rsidR="009F3952" w:rsidRPr="00365254">
              <w:rPr>
                <w:rStyle w:val="Hyperlink"/>
                <w:noProof/>
              </w:rPr>
              <w:t>5.0 Methodology</w:t>
            </w:r>
            <w:r w:rsidR="009F3952">
              <w:rPr>
                <w:noProof/>
                <w:webHidden/>
              </w:rPr>
              <w:tab/>
            </w:r>
            <w:r w:rsidR="009F3952">
              <w:rPr>
                <w:noProof/>
                <w:webHidden/>
              </w:rPr>
              <w:fldChar w:fldCharType="begin"/>
            </w:r>
            <w:r w:rsidR="009F3952">
              <w:rPr>
                <w:noProof/>
                <w:webHidden/>
              </w:rPr>
              <w:instrText xml:space="preserve"> PAGEREF _Toc17899713 \h </w:instrText>
            </w:r>
            <w:r w:rsidR="009F3952">
              <w:rPr>
                <w:noProof/>
                <w:webHidden/>
              </w:rPr>
            </w:r>
            <w:r w:rsidR="009F3952">
              <w:rPr>
                <w:noProof/>
                <w:webHidden/>
              </w:rPr>
              <w:fldChar w:fldCharType="separate"/>
            </w:r>
            <w:r w:rsidR="009F3952">
              <w:rPr>
                <w:noProof/>
                <w:webHidden/>
              </w:rPr>
              <w:t>42</w:t>
            </w:r>
            <w:r w:rsidR="009F3952">
              <w:rPr>
                <w:noProof/>
                <w:webHidden/>
              </w:rPr>
              <w:fldChar w:fldCharType="end"/>
            </w:r>
          </w:hyperlink>
        </w:p>
        <w:p w14:paraId="55A9BB63" w14:textId="1130D384" w:rsidR="009F3952" w:rsidRDefault="00F10D71">
          <w:pPr>
            <w:pStyle w:val="TOC2"/>
            <w:tabs>
              <w:tab w:val="right" w:leader="dot" w:pos="9016"/>
            </w:tabs>
            <w:rPr>
              <w:rFonts w:asciiTheme="minorHAnsi" w:eastAsiaTheme="minorEastAsia" w:hAnsiTheme="minorHAnsi"/>
              <w:noProof/>
              <w:sz w:val="22"/>
            </w:rPr>
          </w:pPr>
          <w:hyperlink w:anchor="_Toc17899714" w:history="1">
            <w:r w:rsidR="009F3952" w:rsidRPr="00365254">
              <w:rPr>
                <w:rStyle w:val="Hyperlink"/>
                <w:noProof/>
              </w:rPr>
              <w:t>5.1 Development Approach</w:t>
            </w:r>
            <w:r w:rsidR="009F3952">
              <w:rPr>
                <w:noProof/>
                <w:webHidden/>
              </w:rPr>
              <w:tab/>
            </w:r>
            <w:r w:rsidR="009F3952">
              <w:rPr>
                <w:noProof/>
                <w:webHidden/>
              </w:rPr>
              <w:fldChar w:fldCharType="begin"/>
            </w:r>
            <w:r w:rsidR="009F3952">
              <w:rPr>
                <w:noProof/>
                <w:webHidden/>
              </w:rPr>
              <w:instrText xml:space="preserve"> PAGEREF _Toc17899714 \h </w:instrText>
            </w:r>
            <w:r w:rsidR="009F3952">
              <w:rPr>
                <w:noProof/>
                <w:webHidden/>
              </w:rPr>
            </w:r>
            <w:r w:rsidR="009F3952">
              <w:rPr>
                <w:noProof/>
                <w:webHidden/>
              </w:rPr>
              <w:fldChar w:fldCharType="separate"/>
            </w:r>
            <w:r w:rsidR="009F3952">
              <w:rPr>
                <w:noProof/>
                <w:webHidden/>
              </w:rPr>
              <w:t>42</w:t>
            </w:r>
            <w:r w:rsidR="009F3952">
              <w:rPr>
                <w:noProof/>
                <w:webHidden/>
              </w:rPr>
              <w:fldChar w:fldCharType="end"/>
            </w:r>
          </w:hyperlink>
        </w:p>
        <w:p w14:paraId="6B86A565" w14:textId="71666EF0" w:rsidR="009F3952" w:rsidRDefault="00F10D71">
          <w:pPr>
            <w:pStyle w:val="TOC2"/>
            <w:tabs>
              <w:tab w:val="right" w:leader="dot" w:pos="9016"/>
            </w:tabs>
            <w:rPr>
              <w:rFonts w:asciiTheme="minorHAnsi" w:eastAsiaTheme="minorEastAsia" w:hAnsiTheme="minorHAnsi"/>
              <w:noProof/>
              <w:sz w:val="22"/>
            </w:rPr>
          </w:pPr>
          <w:hyperlink w:anchor="_Toc17899715" w:history="1">
            <w:r w:rsidR="009F3952" w:rsidRPr="00365254">
              <w:rPr>
                <w:rStyle w:val="Hyperlink"/>
                <w:noProof/>
              </w:rPr>
              <w:t>5.2 Main Flow Design &amp; Overview</w:t>
            </w:r>
            <w:r w:rsidR="009F3952">
              <w:rPr>
                <w:noProof/>
                <w:webHidden/>
              </w:rPr>
              <w:tab/>
            </w:r>
            <w:r w:rsidR="009F3952">
              <w:rPr>
                <w:noProof/>
                <w:webHidden/>
              </w:rPr>
              <w:fldChar w:fldCharType="begin"/>
            </w:r>
            <w:r w:rsidR="009F3952">
              <w:rPr>
                <w:noProof/>
                <w:webHidden/>
              </w:rPr>
              <w:instrText xml:space="preserve"> PAGEREF _Toc17899715 \h </w:instrText>
            </w:r>
            <w:r w:rsidR="009F3952">
              <w:rPr>
                <w:noProof/>
                <w:webHidden/>
              </w:rPr>
            </w:r>
            <w:r w:rsidR="009F3952">
              <w:rPr>
                <w:noProof/>
                <w:webHidden/>
              </w:rPr>
              <w:fldChar w:fldCharType="separate"/>
            </w:r>
            <w:r w:rsidR="009F3952">
              <w:rPr>
                <w:noProof/>
                <w:webHidden/>
              </w:rPr>
              <w:t>43</w:t>
            </w:r>
            <w:r w:rsidR="009F3952">
              <w:rPr>
                <w:noProof/>
                <w:webHidden/>
              </w:rPr>
              <w:fldChar w:fldCharType="end"/>
            </w:r>
          </w:hyperlink>
        </w:p>
        <w:p w14:paraId="27840B21" w14:textId="71EAD2CB" w:rsidR="009F3952" w:rsidRDefault="00F10D71">
          <w:pPr>
            <w:pStyle w:val="TOC2"/>
            <w:tabs>
              <w:tab w:val="right" w:leader="dot" w:pos="9016"/>
            </w:tabs>
            <w:rPr>
              <w:rFonts w:asciiTheme="minorHAnsi" w:eastAsiaTheme="minorEastAsia" w:hAnsiTheme="minorHAnsi"/>
              <w:noProof/>
              <w:sz w:val="22"/>
            </w:rPr>
          </w:pPr>
          <w:hyperlink w:anchor="_Toc17899716" w:history="1">
            <w:r w:rsidR="009F3952" w:rsidRPr="00365254">
              <w:rPr>
                <w:rStyle w:val="Hyperlink"/>
                <w:noProof/>
              </w:rPr>
              <w:t>5.3 Surveillance System Development</w:t>
            </w:r>
            <w:r w:rsidR="009F3952">
              <w:rPr>
                <w:noProof/>
                <w:webHidden/>
              </w:rPr>
              <w:tab/>
            </w:r>
            <w:r w:rsidR="009F3952">
              <w:rPr>
                <w:noProof/>
                <w:webHidden/>
              </w:rPr>
              <w:fldChar w:fldCharType="begin"/>
            </w:r>
            <w:r w:rsidR="009F3952">
              <w:rPr>
                <w:noProof/>
                <w:webHidden/>
              </w:rPr>
              <w:instrText xml:space="preserve"> PAGEREF _Toc17899716 \h </w:instrText>
            </w:r>
            <w:r w:rsidR="009F3952">
              <w:rPr>
                <w:noProof/>
                <w:webHidden/>
              </w:rPr>
            </w:r>
            <w:r w:rsidR="009F3952">
              <w:rPr>
                <w:noProof/>
                <w:webHidden/>
              </w:rPr>
              <w:fldChar w:fldCharType="separate"/>
            </w:r>
            <w:r w:rsidR="009F3952">
              <w:rPr>
                <w:noProof/>
                <w:webHidden/>
              </w:rPr>
              <w:t>44</w:t>
            </w:r>
            <w:r w:rsidR="009F3952">
              <w:rPr>
                <w:noProof/>
                <w:webHidden/>
              </w:rPr>
              <w:fldChar w:fldCharType="end"/>
            </w:r>
          </w:hyperlink>
        </w:p>
        <w:p w14:paraId="0FABB926" w14:textId="440FE294" w:rsidR="009F3952" w:rsidRDefault="00F10D71">
          <w:pPr>
            <w:pStyle w:val="TOC3"/>
            <w:tabs>
              <w:tab w:val="right" w:leader="dot" w:pos="9016"/>
            </w:tabs>
            <w:rPr>
              <w:rFonts w:asciiTheme="minorHAnsi" w:eastAsiaTheme="minorEastAsia" w:hAnsiTheme="minorHAnsi"/>
              <w:noProof/>
              <w:sz w:val="22"/>
            </w:rPr>
          </w:pPr>
          <w:hyperlink w:anchor="_Toc17899717" w:history="1">
            <w:r w:rsidR="009F3952" w:rsidRPr="00365254">
              <w:rPr>
                <w:rStyle w:val="Hyperlink"/>
                <w:noProof/>
              </w:rPr>
              <w:t>5.3.1 Gathering &amp; Encoding Face Dataset</w:t>
            </w:r>
            <w:r w:rsidR="009F3952">
              <w:rPr>
                <w:noProof/>
                <w:webHidden/>
              </w:rPr>
              <w:tab/>
            </w:r>
            <w:r w:rsidR="009F3952">
              <w:rPr>
                <w:noProof/>
                <w:webHidden/>
              </w:rPr>
              <w:fldChar w:fldCharType="begin"/>
            </w:r>
            <w:r w:rsidR="009F3952">
              <w:rPr>
                <w:noProof/>
                <w:webHidden/>
              </w:rPr>
              <w:instrText xml:space="preserve"> PAGEREF _Toc17899717 \h </w:instrText>
            </w:r>
            <w:r w:rsidR="009F3952">
              <w:rPr>
                <w:noProof/>
                <w:webHidden/>
              </w:rPr>
            </w:r>
            <w:r w:rsidR="009F3952">
              <w:rPr>
                <w:noProof/>
                <w:webHidden/>
              </w:rPr>
              <w:fldChar w:fldCharType="separate"/>
            </w:r>
            <w:r w:rsidR="009F3952">
              <w:rPr>
                <w:noProof/>
                <w:webHidden/>
              </w:rPr>
              <w:t>44</w:t>
            </w:r>
            <w:r w:rsidR="009F3952">
              <w:rPr>
                <w:noProof/>
                <w:webHidden/>
              </w:rPr>
              <w:fldChar w:fldCharType="end"/>
            </w:r>
          </w:hyperlink>
        </w:p>
        <w:p w14:paraId="49EA9735" w14:textId="58CBCB51" w:rsidR="009F3952" w:rsidRDefault="00F10D71">
          <w:pPr>
            <w:pStyle w:val="TOC3"/>
            <w:tabs>
              <w:tab w:val="right" w:leader="dot" w:pos="9016"/>
            </w:tabs>
            <w:rPr>
              <w:rFonts w:asciiTheme="minorHAnsi" w:eastAsiaTheme="minorEastAsia" w:hAnsiTheme="minorHAnsi"/>
              <w:noProof/>
              <w:sz w:val="22"/>
            </w:rPr>
          </w:pPr>
          <w:hyperlink w:anchor="_Toc17899718" w:history="1">
            <w:r w:rsidR="009F3952" w:rsidRPr="00365254">
              <w:rPr>
                <w:rStyle w:val="Hyperlink"/>
                <w:noProof/>
              </w:rPr>
              <w:t>5.3.2 Real-Time Face Recognition</w:t>
            </w:r>
            <w:r w:rsidR="009F3952">
              <w:rPr>
                <w:noProof/>
                <w:webHidden/>
              </w:rPr>
              <w:tab/>
            </w:r>
            <w:r w:rsidR="009F3952">
              <w:rPr>
                <w:noProof/>
                <w:webHidden/>
              </w:rPr>
              <w:fldChar w:fldCharType="begin"/>
            </w:r>
            <w:r w:rsidR="009F3952">
              <w:rPr>
                <w:noProof/>
                <w:webHidden/>
              </w:rPr>
              <w:instrText xml:space="preserve"> PAGEREF _Toc17899718 \h </w:instrText>
            </w:r>
            <w:r w:rsidR="009F3952">
              <w:rPr>
                <w:noProof/>
                <w:webHidden/>
              </w:rPr>
            </w:r>
            <w:r w:rsidR="009F3952">
              <w:rPr>
                <w:noProof/>
                <w:webHidden/>
              </w:rPr>
              <w:fldChar w:fldCharType="separate"/>
            </w:r>
            <w:r w:rsidR="009F3952">
              <w:rPr>
                <w:noProof/>
                <w:webHidden/>
              </w:rPr>
              <w:t>46</w:t>
            </w:r>
            <w:r w:rsidR="009F3952">
              <w:rPr>
                <w:noProof/>
                <w:webHidden/>
              </w:rPr>
              <w:fldChar w:fldCharType="end"/>
            </w:r>
          </w:hyperlink>
        </w:p>
        <w:p w14:paraId="47B7B321" w14:textId="26ECE4D1" w:rsidR="009F3952" w:rsidRDefault="00F10D71">
          <w:pPr>
            <w:pStyle w:val="TOC3"/>
            <w:tabs>
              <w:tab w:val="right" w:leader="dot" w:pos="9016"/>
            </w:tabs>
            <w:rPr>
              <w:rFonts w:asciiTheme="minorHAnsi" w:eastAsiaTheme="minorEastAsia" w:hAnsiTheme="minorHAnsi"/>
              <w:noProof/>
              <w:sz w:val="22"/>
            </w:rPr>
          </w:pPr>
          <w:hyperlink w:anchor="_Toc17899719" w:history="1">
            <w:r w:rsidR="009F3952" w:rsidRPr="00365254">
              <w:rPr>
                <w:rStyle w:val="Hyperlink"/>
                <w:noProof/>
              </w:rPr>
              <w:t>5.3.3 Power Outage Considerations</w:t>
            </w:r>
            <w:r w:rsidR="009F3952">
              <w:rPr>
                <w:noProof/>
                <w:webHidden/>
              </w:rPr>
              <w:tab/>
            </w:r>
            <w:r w:rsidR="009F3952">
              <w:rPr>
                <w:noProof/>
                <w:webHidden/>
              </w:rPr>
              <w:fldChar w:fldCharType="begin"/>
            </w:r>
            <w:r w:rsidR="009F3952">
              <w:rPr>
                <w:noProof/>
                <w:webHidden/>
              </w:rPr>
              <w:instrText xml:space="preserve"> PAGEREF _Toc17899719 \h </w:instrText>
            </w:r>
            <w:r w:rsidR="009F3952">
              <w:rPr>
                <w:noProof/>
                <w:webHidden/>
              </w:rPr>
            </w:r>
            <w:r w:rsidR="009F3952">
              <w:rPr>
                <w:noProof/>
                <w:webHidden/>
              </w:rPr>
              <w:fldChar w:fldCharType="separate"/>
            </w:r>
            <w:r w:rsidR="009F3952">
              <w:rPr>
                <w:noProof/>
                <w:webHidden/>
              </w:rPr>
              <w:t>47</w:t>
            </w:r>
            <w:r w:rsidR="009F3952">
              <w:rPr>
                <w:noProof/>
                <w:webHidden/>
              </w:rPr>
              <w:fldChar w:fldCharType="end"/>
            </w:r>
          </w:hyperlink>
        </w:p>
        <w:p w14:paraId="6D5FE1E3" w14:textId="2FA7AB36" w:rsidR="009F3952" w:rsidRDefault="00F10D71">
          <w:pPr>
            <w:pStyle w:val="TOC3"/>
            <w:tabs>
              <w:tab w:val="right" w:leader="dot" w:pos="9016"/>
            </w:tabs>
            <w:rPr>
              <w:rFonts w:asciiTheme="minorHAnsi" w:eastAsiaTheme="minorEastAsia" w:hAnsiTheme="minorHAnsi"/>
              <w:noProof/>
              <w:sz w:val="22"/>
            </w:rPr>
          </w:pPr>
          <w:hyperlink w:anchor="_Toc17899720" w:history="1">
            <w:r w:rsidR="009F3952" w:rsidRPr="00365254">
              <w:rPr>
                <w:rStyle w:val="Hyperlink"/>
                <w:noProof/>
              </w:rPr>
              <w:t>5.3.4 Security Implementation</w:t>
            </w:r>
            <w:r w:rsidR="009F3952">
              <w:rPr>
                <w:noProof/>
                <w:webHidden/>
              </w:rPr>
              <w:tab/>
            </w:r>
            <w:r w:rsidR="009F3952">
              <w:rPr>
                <w:noProof/>
                <w:webHidden/>
              </w:rPr>
              <w:fldChar w:fldCharType="begin"/>
            </w:r>
            <w:r w:rsidR="009F3952">
              <w:rPr>
                <w:noProof/>
                <w:webHidden/>
              </w:rPr>
              <w:instrText xml:space="preserve"> PAGEREF _Toc17899720 \h </w:instrText>
            </w:r>
            <w:r w:rsidR="009F3952">
              <w:rPr>
                <w:noProof/>
                <w:webHidden/>
              </w:rPr>
            </w:r>
            <w:r w:rsidR="009F3952">
              <w:rPr>
                <w:noProof/>
                <w:webHidden/>
              </w:rPr>
              <w:fldChar w:fldCharType="separate"/>
            </w:r>
            <w:r w:rsidR="009F3952">
              <w:rPr>
                <w:noProof/>
                <w:webHidden/>
              </w:rPr>
              <w:t>48</w:t>
            </w:r>
            <w:r w:rsidR="009F3952">
              <w:rPr>
                <w:noProof/>
                <w:webHidden/>
              </w:rPr>
              <w:fldChar w:fldCharType="end"/>
            </w:r>
          </w:hyperlink>
        </w:p>
        <w:p w14:paraId="1269A6B2" w14:textId="3B02CFBD" w:rsidR="009F3952" w:rsidRDefault="00F10D71">
          <w:pPr>
            <w:pStyle w:val="TOC2"/>
            <w:tabs>
              <w:tab w:val="right" w:leader="dot" w:pos="9016"/>
            </w:tabs>
            <w:rPr>
              <w:rFonts w:asciiTheme="minorHAnsi" w:eastAsiaTheme="minorEastAsia" w:hAnsiTheme="minorHAnsi"/>
              <w:noProof/>
              <w:sz w:val="22"/>
            </w:rPr>
          </w:pPr>
          <w:hyperlink w:anchor="_Toc17899721" w:history="1">
            <w:r w:rsidR="009F3952" w:rsidRPr="00365254">
              <w:rPr>
                <w:rStyle w:val="Hyperlink"/>
                <w:noProof/>
              </w:rPr>
              <w:t>5.4 Application Development</w:t>
            </w:r>
            <w:r w:rsidR="009F3952">
              <w:rPr>
                <w:noProof/>
                <w:webHidden/>
              </w:rPr>
              <w:tab/>
            </w:r>
            <w:r w:rsidR="009F3952">
              <w:rPr>
                <w:noProof/>
                <w:webHidden/>
              </w:rPr>
              <w:fldChar w:fldCharType="begin"/>
            </w:r>
            <w:r w:rsidR="009F3952">
              <w:rPr>
                <w:noProof/>
                <w:webHidden/>
              </w:rPr>
              <w:instrText xml:space="preserve"> PAGEREF _Toc17899721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7A2CBD6C" w14:textId="125033DD" w:rsidR="009F3952" w:rsidRDefault="00F10D71">
          <w:pPr>
            <w:pStyle w:val="TOC3"/>
            <w:tabs>
              <w:tab w:val="right" w:leader="dot" w:pos="9016"/>
            </w:tabs>
            <w:rPr>
              <w:rFonts w:asciiTheme="minorHAnsi" w:eastAsiaTheme="minorEastAsia" w:hAnsiTheme="minorHAnsi"/>
              <w:noProof/>
              <w:sz w:val="22"/>
            </w:rPr>
          </w:pPr>
          <w:hyperlink w:anchor="_Toc17899722" w:history="1">
            <w:r w:rsidR="009F3952" w:rsidRPr="00365254">
              <w:rPr>
                <w:rStyle w:val="Hyperlink"/>
                <w:noProof/>
              </w:rPr>
              <w:t>5.4.1 Initial Class Diagram Model</w:t>
            </w:r>
            <w:r w:rsidR="009F3952">
              <w:rPr>
                <w:noProof/>
                <w:webHidden/>
              </w:rPr>
              <w:tab/>
            </w:r>
            <w:r w:rsidR="009F3952">
              <w:rPr>
                <w:noProof/>
                <w:webHidden/>
              </w:rPr>
              <w:fldChar w:fldCharType="begin"/>
            </w:r>
            <w:r w:rsidR="009F3952">
              <w:rPr>
                <w:noProof/>
                <w:webHidden/>
              </w:rPr>
              <w:instrText xml:space="preserve"> PAGEREF _Toc17899722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216BD25F" w14:textId="461EADD4" w:rsidR="009F3952" w:rsidRDefault="00F10D71">
          <w:pPr>
            <w:pStyle w:val="TOC3"/>
            <w:tabs>
              <w:tab w:val="right" w:leader="dot" w:pos="9016"/>
            </w:tabs>
            <w:rPr>
              <w:rFonts w:asciiTheme="minorHAnsi" w:eastAsiaTheme="minorEastAsia" w:hAnsiTheme="minorHAnsi"/>
              <w:noProof/>
              <w:sz w:val="22"/>
            </w:rPr>
          </w:pPr>
          <w:hyperlink w:anchor="_Toc17899723" w:history="1">
            <w:r w:rsidR="009F3952" w:rsidRPr="00365254">
              <w:rPr>
                <w:rStyle w:val="Hyperlink"/>
                <w:noProof/>
              </w:rPr>
              <w:t>5.4.2 Account Creation and Login</w:t>
            </w:r>
            <w:r w:rsidR="009F3952">
              <w:rPr>
                <w:noProof/>
                <w:webHidden/>
              </w:rPr>
              <w:tab/>
            </w:r>
            <w:r w:rsidR="009F3952">
              <w:rPr>
                <w:noProof/>
                <w:webHidden/>
              </w:rPr>
              <w:fldChar w:fldCharType="begin"/>
            </w:r>
            <w:r w:rsidR="009F3952">
              <w:rPr>
                <w:noProof/>
                <w:webHidden/>
              </w:rPr>
              <w:instrText xml:space="preserve"> PAGEREF _Toc17899723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40723CFC" w14:textId="0B0D5A2E" w:rsidR="009F3952" w:rsidRDefault="00F10D71">
          <w:pPr>
            <w:pStyle w:val="TOC3"/>
            <w:tabs>
              <w:tab w:val="right" w:leader="dot" w:pos="9016"/>
            </w:tabs>
            <w:rPr>
              <w:rFonts w:asciiTheme="minorHAnsi" w:eastAsiaTheme="minorEastAsia" w:hAnsiTheme="minorHAnsi"/>
              <w:noProof/>
              <w:sz w:val="22"/>
            </w:rPr>
          </w:pPr>
          <w:hyperlink w:anchor="_Toc17899724" w:history="1">
            <w:r w:rsidR="009F3952" w:rsidRPr="00365254">
              <w:rPr>
                <w:rStyle w:val="Hyperlink"/>
                <w:noProof/>
              </w:rPr>
              <w:t>5.4.3 Database Development</w:t>
            </w:r>
            <w:r w:rsidR="009F3952">
              <w:rPr>
                <w:noProof/>
                <w:webHidden/>
              </w:rPr>
              <w:tab/>
            </w:r>
            <w:r w:rsidR="009F3952">
              <w:rPr>
                <w:noProof/>
                <w:webHidden/>
              </w:rPr>
              <w:fldChar w:fldCharType="begin"/>
            </w:r>
            <w:r w:rsidR="009F3952">
              <w:rPr>
                <w:noProof/>
                <w:webHidden/>
              </w:rPr>
              <w:instrText xml:space="preserve"> PAGEREF _Toc17899724 \h </w:instrText>
            </w:r>
            <w:r w:rsidR="009F3952">
              <w:rPr>
                <w:noProof/>
                <w:webHidden/>
              </w:rPr>
            </w:r>
            <w:r w:rsidR="009F3952">
              <w:rPr>
                <w:noProof/>
                <w:webHidden/>
              </w:rPr>
              <w:fldChar w:fldCharType="separate"/>
            </w:r>
            <w:r w:rsidR="009F3952">
              <w:rPr>
                <w:noProof/>
                <w:webHidden/>
              </w:rPr>
              <w:t>52</w:t>
            </w:r>
            <w:r w:rsidR="009F3952">
              <w:rPr>
                <w:noProof/>
                <w:webHidden/>
              </w:rPr>
              <w:fldChar w:fldCharType="end"/>
            </w:r>
          </w:hyperlink>
        </w:p>
        <w:p w14:paraId="799A6B68" w14:textId="6F63F74C" w:rsidR="009F3952" w:rsidRDefault="00F10D71">
          <w:pPr>
            <w:pStyle w:val="TOC3"/>
            <w:tabs>
              <w:tab w:val="right" w:leader="dot" w:pos="9016"/>
            </w:tabs>
            <w:rPr>
              <w:rFonts w:asciiTheme="minorHAnsi" w:eastAsiaTheme="minorEastAsia" w:hAnsiTheme="minorHAnsi"/>
              <w:noProof/>
              <w:sz w:val="22"/>
            </w:rPr>
          </w:pPr>
          <w:hyperlink w:anchor="_Toc17899725" w:history="1">
            <w:r w:rsidR="009F3952" w:rsidRPr="00365254">
              <w:rPr>
                <w:rStyle w:val="Hyperlink"/>
                <w:noProof/>
              </w:rPr>
              <w:t>5.4.4 Handling Received Images</w:t>
            </w:r>
            <w:r w:rsidR="009F3952">
              <w:rPr>
                <w:noProof/>
                <w:webHidden/>
              </w:rPr>
              <w:tab/>
            </w:r>
            <w:r w:rsidR="009F3952">
              <w:rPr>
                <w:noProof/>
                <w:webHidden/>
              </w:rPr>
              <w:fldChar w:fldCharType="begin"/>
            </w:r>
            <w:r w:rsidR="009F3952">
              <w:rPr>
                <w:noProof/>
                <w:webHidden/>
              </w:rPr>
              <w:instrText xml:space="preserve"> PAGEREF _Toc17899725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34176925" w14:textId="586CDEFF" w:rsidR="009F3952" w:rsidRDefault="00F10D71">
          <w:pPr>
            <w:pStyle w:val="TOC3"/>
            <w:tabs>
              <w:tab w:val="right" w:leader="dot" w:pos="9016"/>
            </w:tabs>
            <w:rPr>
              <w:rFonts w:asciiTheme="minorHAnsi" w:eastAsiaTheme="minorEastAsia" w:hAnsiTheme="minorHAnsi"/>
              <w:noProof/>
              <w:sz w:val="22"/>
            </w:rPr>
          </w:pPr>
          <w:hyperlink w:anchor="_Toc17899726" w:history="1">
            <w:r w:rsidR="009F3952" w:rsidRPr="00365254">
              <w:rPr>
                <w:rStyle w:val="Hyperlink"/>
                <w:noProof/>
                <w:lang w:eastAsia="en-US"/>
              </w:rPr>
              <w:t>5.4.5 MQTT Configuration Settings</w:t>
            </w:r>
            <w:r w:rsidR="009F3952">
              <w:rPr>
                <w:noProof/>
                <w:webHidden/>
              </w:rPr>
              <w:tab/>
            </w:r>
            <w:r w:rsidR="009F3952">
              <w:rPr>
                <w:noProof/>
                <w:webHidden/>
              </w:rPr>
              <w:fldChar w:fldCharType="begin"/>
            </w:r>
            <w:r w:rsidR="009F3952">
              <w:rPr>
                <w:noProof/>
                <w:webHidden/>
              </w:rPr>
              <w:instrText xml:space="preserve"> PAGEREF _Toc17899726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01298DBB" w14:textId="6A7D30FE" w:rsidR="009F3952" w:rsidRDefault="00F10D71">
          <w:pPr>
            <w:pStyle w:val="TOC2"/>
            <w:tabs>
              <w:tab w:val="right" w:leader="dot" w:pos="9016"/>
            </w:tabs>
            <w:rPr>
              <w:rFonts w:asciiTheme="minorHAnsi" w:eastAsiaTheme="minorEastAsia" w:hAnsiTheme="minorHAnsi"/>
              <w:noProof/>
              <w:sz w:val="22"/>
            </w:rPr>
          </w:pPr>
          <w:hyperlink w:anchor="_Toc17899727" w:history="1">
            <w:r w:rsidR="009F3952" w:rsidRPr="00365254">
              <w:rPr>
                <w:rStyle w:val="Hyperlink"/>
                <w:noProof/>
              </w:rPr>
              <w:t>5.5 MQTT Communication</w:t>
            </w:r>
            <w:r w:rsidR="009F3952">
              <w:rPr>
                <w:noProof/>
                <w:webHidden/>
              </w:rPr>
              <w:tab/>
            </w:r>
            <w:r w:rsidR="009F3952">
              <w:rPr>
                <w:noProof/>
                <w:webHidden/>
              </w:rPr>
              <w:fldChar w:fldCharType="begin"/>
            </w:r>
            <w:r w:rsidR="009F3952">
              <w:rPr>
                <w:noProof/>
                <w:webHidden/>
              </w:rPr>
              <w:instrText xml:space="preserve"> PAGEREF _Toc17899727 \h </w:instrText>
            </w:r>
            <w:r w:rsidR="009F3952">
              <w:rPr>
                <w:noProof/>
                <w:webHidden/>
              </w:rPr>
            </w:r>
            <w:r w:rsidR="009F3952">
              <w:rPr>
                <w:noProof/>
                <w:webHidden/>
              </w:rPr>
              <w:fldChar w:fldCharType="separate"/>
            </w:r>
            <w:r w:rsidR="009F3952">
              <w:rPr>
                <w:noProof/>
                <w:webHidden/>
              </w:rPr>
              <w:t>54</w:t>
            </w:r>
            <w:r w:rsidR="009F3952">
              <w:rPr>
                <w:noProof/>
                <w:webHidden/>
              </w:rPr>
              <w:fldChar w:fldCharType="end"/>
            </w:r>
          </w:hyperlink>
        </w:p>
        <w:p w14:paraId="322EF7E1" w14:textId="58BB7441" w:rsidR="009F3952" w:rsidRDefault="00F10D71">
          <w:pPr>
            <w:pStyle w:val="TOC3"/>
            <w:tabs>
              <w:tab w:val="right" w:leader="dot" w:pos="9016"/>
            </w:tabs>
            <w:rPr>
              <w:rFonts w:asciiTheme="minorHAnsi" w:eastAsiaTheme="minorEastAsia" w:hAnsiTheme="minorHAnsi"/>
              <w:noProof/>
              <w:sz w:val="22"/>
            </w:rPr>
          </w:pPr>
          <w:hyperlink w:anchor="_Toc17899728" w:history="1">
            <w:r w:rsidR="009F3952" w:rsidRPr="00365254">
              <w:rPr>
                <w:rStyle w:val="Hyperlink"/>
                <w:noProof/>
              </w:rPr>
              <w:t>5.5.1 Surveillance System Communication</w:t>
            </w:r>
            <w:r w:rsidR="009F3952">
              <w:rPr>
                <w:noProof/>
                <w:webHidden/>
              </w:rPr>
              <w:tab/>
            </w:r>
            <w:r w:rsidR="009F3952">
              <w:rPr>
                <w:noProof/>
                <w:webHidden/>
              </w:rPr>
              <w:fldChar w:fldCharType="begin"/>
            </w:r>
            <w:r w:rsidR="009F3952">
              <w:rPr>
                <w:noProof/>
                <w:webHidden/>
              </w:rPr>
              <w:instrText xml:space="preserve"> PAGEREF _Toc17899728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4EE84E60" w14:textId="0670D3CC" w:rsidR="009F3952" w:rsidRDefault="00F10D71">
          <w:pPr>
            <w:pStyle w:val="TOC3"/>
            <w:tabs>
              <w:tab w:val="right" w:leader="dot" w:pos="9016"/>
            </w:tabs>
            <w:rPr>
              <w:rFonts w:asciiTheme="minorHAnsi" w:eastAsiaTheme="minorEastAsia" w:hAnsiTheme="minorHAnsi"/>
              <w:noProof/>
              <w:sz w:val="22"/>
            </w:rPr>
          </w:pPr>
          <w:hyperlink w:anchor="_Toc17899729" w:history="1">
            <w:r w:rsidR="009F3952" w:rsidRPr="00365254">
              <w:rPr>
                <w:rStyle w:val="Hyperlink"/>
                <w:noProof/>
              </w:rPr>
              <w:t>5.5.2 Application MQTT Communication</w:t>
            </w:r>
            <w:r w:rsidR="009F3952">
              <w:rPr>
                <w:noProof/>
                <w:webHidden/>
              </w:rPr>
              <w:tab/>
            </w:r>
            <w:r w:rsidR="009F3952">
              <w:rPr>
                <w:noProof/>
                <w:webHidden/>
              </w:rPr>
              <w:fldChar w:fldCharType="begin"/>
            </w:r>
            <w:r w:rsidR="009F3952">
              <w:rPr>
                <w:noProof/>
                <w:webHidden/>
              </w:rPr>
              <w:instrText xml:space="preserve"> PAGEREF _Toc17899729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4113A3D6" w14:textId="6989E2DB" w:rsidR="009F3952" w:rsidRDefault="00F10D71">
          <w:pPr>
            <w:pStyle w:val="TOC3"/>
            <w:tabs>
              <w:tab w:val="right" w:leader="dot" w:pos="9016"/>
            </w:tabs>
            <w:rPr>
              <w:rFonts w:asciiTheme="minorHAnsi" w:eastAsiaTheme="minorEastAsia" w:hAnsiTheme="minorHAnsi"/>
              <w:noProof/>
              <w:sz w:val="22"/>
            </w:rPr>
          </w:pPr>
          <w:hyperlink w:anchor="_Toc17899730" w:history="1">
            <w:r w:rsidR="009F3952" w:rsidRPr="00365254">
              <w:rPr>
                <w:rStyle w:val="Hyperlink"/>
                <w:noProof/>
              </w:rPr>
              <w:t>5.5.3 MQTT Communication Security</w:t>
            </w:r>
            <w:r w:rsidR="009F3952">
              <w:rPr>
                <w:noProof/>
                <w:webHidden/>
              </w:rPr>
              <w:tab/>
            </w:r>
            <w:r w:rsidR="009F3952">
              <w:rPr>
                <w:noProof/>
                <w:webHidden/>
              </w:rPr>
              <w:fldChar w:fldCharType="begin"/>
            </w:r>
            <w:r w:rsidR="009F3952">
              <w:rPr>
                <w:noProof/>
                <w:webHidden/>
              </w:rPr>
              <w:instrText xml:space="preserve"> PAGEREF _Toc17899730 \h </w:instrText>
            </w:r>
            <w:r w:rsidR="009F3952">
              <w:rPr>
                <w:noProof/>
                <w:webHidden/>
              </w:rPr>
            </w:r>
            <w:r w:rsidR="009F3952">
              <w:rPr>
                <w:noProof/>
                <w:webHidden/>
              </w:rPr>
              <w:fldChar w:fldCharType="separate"/>
            </w:r>
            <w:r w:rsidR="009F3952">
              <w:rPr>
                <w:noProof/>
                <w:webHidden/>
              </w:rPr>
              <w:t>57</w:t>
            </w:r>
            <w:r w:rsidR="009F3952">
              <w:rPr>
                <w:noProof/>
                <w:webHidden/>
              </w:rPr>
              <w:fldChar w:fldCharType="end"/>
            </w:r>
          </w:hyperlink>
        </w:p>
        <w:p w14:paraId="29811A91" w14:textId="1A69B6CE" w:rsidR="009F3952" w:rsidRDefault="00F10D71">
          <w:pPr>
            <w:pStyle w:val="TOC1"/>
            <w:tabs>
              <w:tab w:val="right" w:leader="dot" w:pos="9016"/>
            </w:tabs>
            <w:rPr>
              <w:rFonts w:asciiTheme="minorHAnsi" w:eastAsiaTheme="minorEastAsia" w:hAnsiTheme="minorHAnsi"/>
              <w:noProof/>
              <w:sz w:val="22"/>
            </w:rPr>
          </w:pPr>
          <w:hyperlink w:anchor="_Toc17899731" w:history="1">
            <w:r w:rsidR="009F3952" w:rsidRPr="00365254">
              <w:rPr>
                <w:rStyle w:val="Hyperlink"/>
                <w:noProof/>
              </w:rPr>
              <w:t>6.0 Experiment Setup</w:t>
            </w:r>
            <w:r w:rsidR="009F3952">
              <w:rPr>
                <w:noProof/>
                <w:webHidden/>
              </w:rPr>
              <w:tab/>
            </w:r>
            <w:r w:rsidR="009F3952">
              <w:rPr>
                <w:noProof/>
                <w:webHidden/>
              </w:rPr>
              <w:fldChar w:fldCharType="begin"/>
            </w:r>
            <w:r w:rsidR="009F3952">
              <w:rPr>
                <w:noProof/>
                <w:webHidden/>
              </w:rPr>
              <w:instrText xml:space="preserve"> PAGEREF _Toc17899731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58E4EDA3" w14:textId="0BCD8DAA" w:rsidR="009F3952" w:rsidRDefault="00F10D71">
          <w:pPr>
            <w:pStyle w:val="TOC2"/>
            <w:tabs>
              <w:tab w:val="right" w:leader="dot" w:pos="9016"/>
            </w:tabs>
            <w:rPr>
              <w:rFonts w:asciiTheme="minorHAnsi" w:eastAsiaTheme="minorEastAsia" w:hAnsiTheme="minorHAnsi"/>
              <w:noProof/>
              <w:sz w:val="22"/>
            </w:rPr>
          </w:pPr>
          <w:hyperlink w:anchor="_Toc17899732" w:history="1">
            <w:r w:rsidR="009F3952" w:rsidRPr="00365254">
              <w:rPr>
                <w:rStyle w:val="Hyperlink"/>
                <w:noProof/>
              </w:rPr>
              <w:t>6.1 System Testbed</w:t>
            </w:r>
            <w:r w:rsidR="009F3952">
              <w:rPr>
                <w:noProof/>
                <w:webHidden/>
              </w:rPr>
              <w:tab/>
            </w:r>
            <w:r w:rsidR="009F3952">
              <w:rPr>
                <w:noProof/>
                <w:webHidden/>
              </w:rPr>
              <w:fldChar w:fldCharType="begin"/>
            </w:r>
            <w:r w:rsidR="009F3952">
              <w:rPr>
                <w:noProof/>
                <w:webHidden/>
              </w:rPr>
              <w:instrText xml:space="preserve"> PAGEREF _Toc17899732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617D728F" w14:textId="0843EE2B" w:rsidR="009F3952" w:rsidRDefault="00F10D71">
          <w:pPr>
            <w:pStyle w:val="TOC3"/>
            <w:tabs>
              <w:tab w:val="right" w:leader="dot" w:pos="9016"/>
            </w:tabs>
            <w:rPr>
              <w:rFonts w:asciiTheme="minorHAnsi" w:eastAsiaTheme="minorEastAsia" w:hAnsiTheme="minorHAnsi"/>
              <w:noProof/>
              <w:sz w:val="22"/>
            </w:rPr>
          </w:pPr>
          <w:hyperlink w:anchor="_Toc17899733" w:history="1">
            <w:r w:rsidR="009F3952" w:rsidRPr="00365254">
              <w:rPr>
                <w:rStyle w:val="Hyperlink"/>
                <w:noProof/>
              </w:rPr>
              <w:t>6.1.1 Latency</w:t>
            </w:r>
            <w:r w:rsidR="009F3952">
              <w:rPr>
                <w:noProof/>
                <w:webHidden/>
              </w:rPr>
              <w:tab/>
            </w:r>
            <w:r w:rsidR="009F3952">
              <w:rPr>
                <w:noProof/>
                <w:webHidden/>
              </w:rPr>
              <w:fldChar w:fldCharType="begin"/>
            </w:r>
            <w:r w:rsidR="009F3952">
              <w:rPr>
                <w:noProof/>
                <w:webHidden/>
              </w:rPr>
              <w:instrText xml:space="preserve"> PAGEREF _Toc17899733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24A0CAD1" w14:textId="7E3936B5" w:rsidR="009F3952" w:rsidRDefault="00F10D71">
          <w:pPr>
            <w:pStyle w:val="TOC3"/>
            <w:tabs>
              <w:tab w:val="right" w:leader="dot" w:pos="9016"/>
            </w:tabs>
            <w:rPr>
              <w:rFonts w:asciiTheme="minorHAnsi" w:eastAsiaTheme="minorEastAsia" w:hAnsiTheme="minorHAnsi"/>
              <w:noProof/>
              <w:sz w:val="22"/>
            </w:rPr>
          </w:pPr>
          <w:hyperlink w:anchor="_Toc17899734" w:history="1">
            <w:r w:rsidR="009F3952" w:rsidRPr="00365254">
              <w:rPr>
                <w:rStyle w:val="Hyperlink"/>
                <w:noProof/>
              </w:rPr>
              <w:t>6.1.2 System Accuracy &amp; Performance Setup</w:t>
            </w:r>
            <w:r w:rsidR="009F3952">
              <w:rPr>
                <w:noProof/>
                <w:webHidden/>
              </w:rPr>
              <w:tab/>
            </w:r>
            <w:r w:rsidR="009F3952">
              <w:rPr>
                <w:noProof/>
                <w:webHidden/>
              </w:rPr>
              <w:fldChar w:fldCharType="begin"/>
            </w:r>
            <w:r w:rsidR="009F3952">
              <w:rPr>
                <w:noProof/>
                <w:webHidden/>
              </w:rPr>
              <w:instrText xml:space="preserve"> PAGEREF _Toc17899734 \h </w:instrText>
            </w:r>
            <w:r w:rsidR="009F3952">
              <w:rPr>
                <w:noProof/>
                <w:webHidden/>
              </w:rPr>
            </w:r>
            <w:r w:rsidR="009F3952">
              <w:rPr>
                <w:noProof/>
                <w:webHidden/>
              </w:rPr>
              <w:fldChar w:fldCharType="separate"/>
            </w:r>
            <w:r w:rsidR="009F3952">
              <w:rPr>
                <w:noProof/>
                <w:webHidden/>
              </w:rPr>
              <w:t>61</w:t>
            </w:r>
            <w:r w:rsidR="009F3952">
              <w:rPr>
                <w:noProof/>
                <w:webHidden/>
              </w:rPr>
              <w:fldChar w:fldCharType="end"/>
            </w:r>
          </w:hyperlink>
        </w:p>
        <w:p w14:paraId="479178DC" w14:textId="58CDF110" w:rsidR="009F3952" w:rsidRDefault="00F10D71">
          <w:pPr>
            <w:pStyle w:val="TOC2"/>
            <w:tabs>
              <w:tab w:val="right" w:leader="dot" w:pos="9016"/>
            </w:tabs>
            <w:rPr>
              <w:rFonts w:asciiTheme="minorHAnsi" w:eastAsiaTheme="minorEastAsia" w:hAnsiTheme="minorHAnsi"/>
              <w:noProof/>
              <w:sz w:val="22"/>
            </w:rPr>
          </w:pPr>
          <w:hyperlink w:anchor="_Toc17899735" w:history="1">
            <w:r w:rsidR="009F3952" w:rsidRPr="00365254">
              <w:rPr>
                <w:rStyle w:val="Hyperlink"/>
                <w:noProof/>
              </w:rPr>
              <w:t>6.3 Cyber Security Testbed Setup</w:t>
            </w:r>
            <w:r w:rsidR="009F3952">
              <w:rPr>
                <w:noProof/>
                <w:webHidden/>
              </w:rPr>
              <w:tab/>
            </w:r>
            <w:r w:rsidR="009F3952">
              <w:rPr>
                <w:noProof/>
                <w:webHidden/>
              </w:rPr>
              <w:fldChar w:fldCharType="begin"/>
            </w:r>
            <w:r w:rsidR="009F3952">
              <w:rPr>
                <w:noProof/>
                <w:webHidden/>
              </w:rPr>
              <w:instrText xml:space="preserve"> PAGEREF _Toc17899735 \h </w:instrText>
            </w:r>
            <w:r w:rsidR="009F3952">
              <w:rPr>
                <w:noProof/>
                <w:webHidden/>
              </w:rPr>
            </w:r>
            <w:r w:rsidR="009F3952">
              <w:rPr>
                <w:noProof/>
                <w:webHidden/>
              </w:rPr>
              <w:fldChar w:fldCharType="separate"/>
            </w:r>
            <w:r w:rsidR="009F3952">
              <w:rPr>
                <w:noProof/>
                <w:webHidden/>
              </w:rPr>
              <w:t>62</w:t>
            </w:r>
            <w:r w:rsidR="009F3952">
              <w:rPr>
                <w:noProof/>
                <w:webHidden/>
              </w:rPr>
              <w:fldChar w:fldCharType="end"/>
            </w:r>
          </w:hyperlink>
        </w:p>
        <w:p w14:paraId="32D66DF5" w14:textId="1BD232C7" w:rsidR="009F3952" w:rsidRDefault="00F10D71">
          <w:pPr>
            <w:pStyle w:val="TOC3"/>
            <w:tabs>
              <w:tab w:val="right" w:leader="dot" w:pos="9016"/>
            </w:tabs>
            <w:rPr>
              <w:rFonts w:asciiTheme="minorHAnsi" w:eastAsiaTheme="minorEastAsia" w:hAnsiTheme="minorHAnsi"/>
              <w:noProof/>
              <w:sz w:val="22"/>
            </w:rPr>
          </w:pPr>
          <w:hyperlink w:anchor="_Toc17899736" w:history="1">
            <w:r w:rsidR="009F3952" w:rsidRPr="00365254">
              <w:rPr>
                <w:rStyle w:val="Hyperlink"/>
                <w:noProof/>
              </w:rPr>
              <w:t>6.3.1 Dictionary Attacks</w:t>
            </w:r>
            <w:r w:rsidR="009F3952">
              <w:rPr>
                <w:noProof/>
                <w:webHidden/>
              </w:rPr>
              <w:tab/>
            </w:r>
            <w:r w:rsidR="009F3952">
              <w:rPr>
                <w:noProof/>
                <w:webHidden/>
              </w:rPr>
              <w:fldChar w:fldCharType="begin"/>
            </w:r>
            <w:r w:rsidR="009F3952">
              <w:rPr>
                <w:noProof/>
                <w:webHidden/>
              </w:rPr>
              <w:instrText xml:space="preserve"> PAGEREF _Toc17899736 \h </w:instrText>
            </w:r>
            <w:r w:rsidR="009F3952">
              <w:rPr>
                <w:noProof/>
                <w:webHidden/>
              </w:rPr>
            </w:r>
            <w:r w:rsidR="009F3952">
              <w:rPr>
                <w:noProof/>
                <w:webHidden/>
              </w:rPr>
              <w:fldChar w:fldCharType="separate"/>
            </w:r>
            <w:r w:rsidR="009F3952">
              <w:rPr>
                <w:noProof/>
                <w:webHidden/>
              </w:rPr>
              <w:t>62</w:t>
            </w:r>
            <w:r w:rsidR="009F3952">
              <w:rPr>
                <w:noProof/>
                <w:webHidden/>
              </w:rPr>
              <w:fldChar w:fldCharType="end"/>
            </w:r>
          </w:hyperlink>
        </w:p>
        <w:p w14:paraId="67452844" w14:textId="0C405BCE" w:rsidR="009F3952" w:rsidRDefault="00F10D71">
          <w:pPr>
            <w:pStyle w:val="TOC1"/>
            <w:tabs>
              <w:tab w:val="right" w:leader="dot" w:pos="9016"/>
            </w:tabs>
            <w:rPr>
              <w:rFonts w:asciiTheme="minorHAnsi" w:eastAsiaTheme="minorEastAsia" w:hAnsiTheme="minorHAnsi"/>
              <w:noProof/>
              <w:sz w:val="22"/>
            </w:rPr>
          </w:pPr>
          <w:hyperlink w:anchor="_Toc17899737" w:history="1">
            <w:r w:rsidR="009F3952" w:rsidRPr="00365254">
              <w:rPr>
                <w:rStyle w:val="Hyperlink"/>
                <w:noProof/>
              </w:rPr>
              <w:t>7.0 Evaluation</w:t>
            </w:r>
            <w:r w:rsidR="009F3952">
              <w:rPr>
                <w:noProof/>
                <w:webHidden/>
              </w:rPr>
              <w:tab/>
            </w:r>
            <w:r w:rsidR="009F3952">
              <w:rPr>
                <w:noProof/>
                <w:webHidden/>
              </w:rPr>
              <w:fldChar w:fldCharType="begin"/>
            </w:r>
            <w:r w:rsidR="009F3952">
              <w:rPr>
                <w:noProof/>
                <w:webHidden/>
              </w:rPr>
              <w:instrText xml:space="preserve"> PAGEREF _Toc17899737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6326B7DB" w14:textId="177828CA" w:rsidR="009F3952" w:rsidRDefault="00F10D71">
          <w:pPr>
            <w:pStyle w:val="TOC2"/>
            <w:tabs>
              <w:tab w:val="right" w:leader="dot" w:pos="9016"/>
            </w:tabs>
            <w:rPr>
              <w:rFonts w:asciiTheme="minorHAnsi" w:eastAsiaTheme="minorEastAsia" w:hAnsiTheme="minorHAnsi"/>
              <w:noProof/>
              <w:sz w:val="22"/>
            </w:rPr>
          </w:pPr>
          <w:hyperlink w:anchor="_Toc17899738" w:history="1">
            <w:r w:rsidR="009F3952" w:rsidRPr="00365254">
              <w:rPr>
                <w:rStyle w:val="Hyperlink"/>
                <w:noProof/>
              </w:rPr>
              <w:t>7.1 Surveillance System Performance</w:t>
            </w:r>
            <w:r w:rsidR="009F3952">
              <w:rPr>
                <w:noProof/>
                <w:webHidden/>
              </w:rPr>
              <w:tab/>
            </w:r>
            <w:r w:rsidR="009F3952">
              <w:rPr>
                <w:noProof/>
                <w:webHidden/>
              </w:rPr>
              <w:fldChar w:fldCharType="begin"/>
            </w:r>
            <w:r w:rsidR="009F3952">
              <w:rPr>
                <w:noProof/>
                <w:webHidden/>
              </w:rPr>
              <w:instrText xml:space="preserve"> PAGEREF _Toc17899738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5F682FC3" w14:textId="4B03A0DA" w:rsidR="009F3952" w:rsidRDefault="00F10D71">
          <w:pPr>
            <w:pStyle w:val="TOC3"/>
            <w:tabs>
              <w:tab w:val="right" w:leader="dot" w:pos="9016"/>
            </w:tabs>
            <w:rPr>
              <w:rFonts w:asciiTheme="minorHAnsi" w:eastAsiaTheme="minorEastAsia" w:hAnsiTheme="minorHAnsi"/>
              <w:noProof/>
              <w:sz w:val="22"/>
            </w:rPr>
          </w:pPr>
          <w:hyperlink w:anchor="_Toc17899739" w:history="1">
            <w:r w:rsidR="009F3952" w:rsidRPr="00365254">
              <w:rPr>
                <w:rStyle w:val="Hyperlink"/>
                <w:noProof/>
              </w:rPr>
              <w:t>7.1.1 Accuracy of Algorithms</w:t>
            </w:r>
            <w:r w:rsidR="009F3952">
              <w:rPr>
                <w:noProof/>
                <w:webHidden/>
              </w:rPr>
              <w:tab/>
            </w:r>
            <w:r w:rsidR="009F3952">
              <w:rPr>
                <w:noProof/>
                <w:webHidden/>
              </w:rPr>
              <w:fldChar w:fldCharType="begin"/>
            </w:r>
            <w:r w:rsidR="009F3952">
              <w:rPr>
                <w:noProof/>
                <w:webHidden/>
              </w:rPr>
              <w:instrText xml:space="preserve"> PAGEREF _Toc17899739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3AFD3890" w14:textId="79C20842" w:rsidR="009F3952" w:rsidRDefault="00F10D71">
          <w:pPr>
            <w:pStyle w:val="TOC3"/>
            <w:tabs>
              <w:tab w:val="right" w:leader="dot" w:pos="9016"/>
            </w:tabs>
            <w:rPr>
              <w:rFonts w:asciiTheme="minorHAnsi" w:eastAsiaTheme="minorEastAsia" w:hAnsiTheme="minorHAnsi"/>
              <w:noProof/>
              <w:sz w:val="22"/>
            </w:rPr>
          </w:pPr>
          <w:hyperlink w:anchor="_Toc17899740" w:history="1">
            <w:r w:rsidR="009F3952" w:rsidRPr="00365254">
              <w:rPr>
                <w:rStyle w:val="Hyperlink"/>
                <w:noProof/>
              </w:rPr>
              <w:t>7.1.2 Computational Stress</w:t>
            </w:r>
            <w:r w:rsidR="009F3952">
              <w:rPr>
                <w:noProof/>
                <w:webHidden/>
              </w:rPr>
              <w:tab/>
            </w:r>
            <w:r w:rsidR="009F3952">
              <w:rPr>
                <w:noProof/>
                <w:webHidden/>
              </w:rPr>
              <w:fldChar w:fldCharType="begin"/>
            </w:r>
            <w:r w:rsidR="009F3952">
              <w:rPr>
                <w:noProof/>
                <w:webHidden/>
              </w:rPr>
              <w:instrText xml:space="preserve"> PAGEREF _Toc17899740 \h </w:instrText>
            </w:r>
            <w:r w:rsidR="009F3952">
              <w:rPr>
                <w:noProof/>
                <w:webHidden/>
              </w:rPr>
            </w:r>
            <w:r w:rsidR="009F3952">
              <w:rPr>
                <w:noProof/>
                <w:webHidden/>
              </w:rPr>
              <w:fldChar w:fldCharType="separate"/>
            </w:r>
            <w:r w:rsidR="009F3952">
              <w:rPr>
                <w:noProof/>
                <w:webHidden/>
              </w:rPr>
              <w:t>64</w:t>
            </w:r>
            <w:r w:rsidR="009F3952">
              <w:rPr>
                <w:noProof/>
                <w:webHidden/>
              </w:rPr>
              <w:fldChar w:fldCharType="end"/>
            </w:r>
          </w:hyperlink>
        </w:p>
        <w:p w14:paraId="1F6FB54C" w14:textId="3AD6BA07" w:rsidR="009F3952" w:rsidRDefault="00F10D71">
          <w:pPr>
            <w:pStyle w:val="TOC3"/>
            <w:tabs>
              <w:tab w:val="right" w:leader="dot" w:pos="9016"/>
            </w:tabs>
            <w:rPr>
              <w:rFonts w:asciiTheme="minorHAnsi" w:eastAsiaTheme="minorEastAsia" w:hAnsiTheme="minorHAnsi"/>
              <w:noProof/>
              <w:sz w:val="22"/>
            </w:rPr>
          </w:pPr>
          <w:hyperlink w:anchor="_Toc17899741" w:history="1">
            <w:r w:rsidR="009F3952" w:rsidRPr="00365254">
              <w:rPr>
                <w:rStyle w:val="Hyperlink"/>
                <w:noProof/>
                <w:lang w:eastAsia="en-US"/>
              </w:rPr>
              <w:t>7.1.3 Memory Consumption</w:t>
            </w:r>
            <w:r w:rsidR="009F3952">
              <w:rPr>
                <w:noProof/>
                <w:webHidden/>
              </w:rPr>
              <w:tab/>
            </w:r>
            <w:r w:rsidR="009F3952">
              <w:rPr>
                <w:noProof/>
                <w:webHidden/>
              </w:rPr>
              <w:fldChar w:fldCharType="begin"/>
            </w:r>
            <w:r w:rsidR="009F3952">
              <w:rPr>
                <w:noProof/>
                <w:webHidden/>
              </w:rPr>
              <w:instrText xml:space="preserve"> PAGEREF _Toc17899741 \h </w:instrText>
            </w:r>
            <w:r w:rsidR="009F3952">
              <w:rPr>
                <w:noProof/>
                <w:webHidden/>
              </w:rPr>
            </w:r>
            <w:r w:rsidR="009F3952">
              <w:rPr>
                <w:noProof/>
                <w:webHidden/>
              </w:rPr>
              <w:fldChar w:fldCharType="separate"/>
            </w:r>
            <w:r w:rsidR="009F3952">
              <w:rPr>
                <w:noProof/>
                <w:webHidden/>
              </w:rPr>
              <w:t>65</w:t>
            </w:r>
            <w:r w:rsidR="009F3952">
              <w:rPr>
                <w:noProof/>
                <w:webHidden/>
              </w:rPr>
              <w:fldChar w:fldCharType="end"/>
            </w:r>
          </w:hyperlink>
        </w:p>
        <w:p w14:paraId="1B8AD4F1" w14:textId="76808719" w:rsidR="009F3952" w:rsidRDefault="00F10D71">
          <w:pPr>
            <w:pStyle w:val="TOC3"/>
            <w:tabs>
              <w:tab w:val="right" w:leader="dot" w:pos="9016"/>
            </w:tabs>
            <w:rPr>
              <w:rFonts w:asciiTheme="minorHAnsi" w:eastAsiaTheme="minorEastAsia" w:hAnsiTheme="minorHAnsi"/>
              <w:noProof/>
              <w:sz w:val="22"/>
            </w:rPr>
          </w:pPr>
          <w:hyperlink w:anchor="_Toc17899742" w:history="1">
            <w:r w:rsidR="009F3952" w:rsidRPr="00365254">
              <w:rPr>
                <w:rStyle w:val="Hyperlink"/>
                <w:noProof/>
              </w:rPr>
              <w:t>7.1.4 System Latency</w:t>
            </w:r>
            <w:r w:rsidR="009F3952">
              <w:rPr>
                <w:noProof/>
                <w:webHidden/>
              </w:rPr>
              <w:tab/>
            </w:r>
            <w:r w:rsidR="009F3952">
              <w:rPr>
                <w:noProof/>
                <w:webHidden/>
              </w:rPr>
              <w:fldChar w:fldCharType="begin"/>
            </w:r>
            <w:r w:rsidR="009F3952">
              <w:rPr>
                <w:noProof/>
                <w:webHidden/>
              </w:rPr>
              <w:instrText xml:space="preserve"> PAGEREF _Toc17899742 \h </w:instrText>
            </w:r>
            <w:r w:rsidR="009F3952">
              <w:rPr>
                <w:noProof/>
                <w:webHidden/>
              </w:rPr>
            </w:r>
            <w:r w:rsidR="009F3952">
              <w:rPr>
                <w:noProof/>
                <w:webHidden/>
              </w:rPr>
              <w:fldChar w:fldCharType="separate"/>
            </w:r>
            <w:r w:rsidR="009F3952">
              <w:rPr>
                <w:noProof/>
                <w:webHidden/>
              </w:rPr>
              <w:t>66</w:t>
            </w:r>
            <w:r w:rsidR="009F3952">
              <w:rPr>
                <w:noProof/>
                <w:webHidden/>
              </w:rPr>
              <w:fldChar w:fldCharType="end"/>
            </w:r>
          </w:hyperlink>
        </w:p>
        <w:p w14:paraId="3817DB19" w14:textId="79FA2B0E" w:rsidR="009F3952" w:rsidRDefault="00F10D71">
          <w:pPr>
            <w:pStyle w:val="TOC2"/>
            <w:tabs>
              <w:tab w:val="right" w:leader="dot" w:pos="9016"/>
            </w:tabs>
            <w:rPr>
              <w:rFonts w:asciiTheme="minorHAnsi" w:eastAsiaTheme="minorEastAsia" w:hAnsiTheme="minorHAnsi"/>
              <w:noProof/>
              <w:sz w:val="22"/>
            </w:rPr>
          </w:pPr>
          <w:hyperlink w:anchor="_Toc17899743" w:history="1">
            <w:r w:rsidR="009F3952" w:rsidRPr="00365254">
              <w:rPr>
                <w:rStyle w:val="Hyperlink"/>
                <w:noProof/>
              </w:rPr>
              <w:t>7.3 Portability</w:t>
            </w:r>
            <w:r w:rsidR="009F3952">
              <w:rPr>
                <w:noProof/>
                <w:webHidden/>
              </w:rPr>
              <w:tab/>
            </w:r>
            <w:r w:rsidR="009F3952">
              <w:rPr>
                <w:noProof/>
                <w:webHidden/>
              </w:rPr>
              <w:fldChar w:fldCharType="begin"/>
            </w:r>
            <w:r w:rsidR="009F3952">
              <w:rPr>
                <w:noProof/>
                <w:webHidden/>
              </w:rPr>
              <w:instrText xml:space="preserve"> PAGEREF _Toc17899743 \h </w:instrText>
            </w:r>
            <w:r w:rsidR="009F3952">
              <w:rPr>
                <w:noProof/>
                <w:webHidden/>
              </w:rPr>
            </w:r>
            <w:r w:rsidR="009F3952">
              <w:rPr>
                <w:noProof/>
                <w:webHidden/>
              </w:rPr>
              <w:fldChar w:fldCharType="separate"/>
            </w:r>
            <w:r w:rsidR="009F3952">
              <w:rPr>
                <w:noProof/>
                <w:webHidden/>
              </w:rPr>
              <w:t>66</w:t>
            </w:r>
            <w:r w:rsidR="009F3952">
              <w:rPr>
                <w:noProof/>
                <w:webHidden/>
              </w:rPr>
              <w:fldChar w:fldCharType="end"/>
            </w:r>
          </w:hyperlink>
        </w:p>
        <w:p w14:paraId="063D14BE" w14:textId="71929D0E" w:rsidR="009F3952" w:rsidRDefault="00F10D71">
          <w:pPr>
            <w:pStyle w:val="TOC2"/>
            <w:tabs>
              <w:tab w:val="right" w:leader="dot" w:pos="9016"/>
            </w:tabs>
            <w:rPr>
              <w:rFonts w:asciiTheme="minorHAnsi" w:eastAsiaTheme="minorEastAsia" w:hAnsiTheme="minorHAnsi"/>
              <w:noProof/>
              <w:sz w:val="22"/>
            </w:rPr>
          </w:pPr>
          <w:hyperlink w:anchor="_Toc17899744" w:history="1">
            <w:r w:rsidR="009F3952" w:rsidRPr="00365254">
              <w:rPr>
                <w:rStyle w:val="Hyperlink"/>
                <w:noProof/>
              </w:rPr>
              <w:t>7.4 Security</w:t>
            </w:r>
            <w:r w:rsidR="009F3952">
              <w:rPr>
                <w:noProof/>
                <w:webHidden/>
              </w:rPr>
              <w:tab/>
            </w:r>
            <w:r w:rsidR="009F3952">
              <w:rPr>
                <w:noProof/>
                <w:webHidden/>
              </w:rPr>
              <w:fldChar w:fldCharType="begin"/>
            </w:r>
            <w:r w:rsidR="009F3952">
              <w:rPr>
                <w:noProof/>
                <w:webHidden/>
              </w:rPr>
              <w:instrText xml:space="preserve"> PAGEREF _Toc17899744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70517B83" w14:textId="1E57AFDA" w:rsidR="009F3952" w:rsidRDefault="00F10D71">
          <w:pPr>
            <w:pStyle w:val="TOC3"/>
            <w:tabs>
              <w:tab w:val="right" w:leader="dot" w:pos="9016"/>
            </w:tabs>
            <w:rPr>
              <w:rFonts w:asciiTheme="minorHAnsi" w:eastAsiaTheme="minorEastAsia" w:hAnsiTheme="minorHAnsi"/>
              <w:noProof/>
              <w:sz w:val="22"/>
            </w:rPr>
          </w:pPr>
          <w:hyperlink w:anchor="_Toc17899745" w:history="1">
            <w:r w:rsidR="009F3952" w:rsidRPr="00365254">
              <w:rPr>
                <w:rStyle w:val="Hyperlink"/>
                <w:noProof/>
              </w:rPr>
              <w:t>7.4.1 Brute Force</w:t>
            </w:r>
            <w:r w:rsidR="009F3952">
              <w:rPr>
                <w:noProof/>
                <w:webHidden/>
              </w:rPr>
              <w:tab/>
            </w:r>
            <w:r w:rsidR="009F3952">
              <w:rPr>
                <w:noProof/>
                <w:webHidden/>
              </w:rPr>
              <w:fldChar w:fldCharType="begin"/>
            </w:r>
            <w:r w:rsidR="009F3952">
              <w:rPr>
                <w:noProof/>
                <w:webHidden/>
              </w:rPr>
              <w:instrText xml:space="preserve"> PAGEREF _Toc17899745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00FC3D2A" w14:textId="5C0886D6" w:rsidR="009F3952" w:rsidRDefault="00F10D71">
          <w:pPr>
            <w:pStyle w:val="TOC3"/>
            <w:tabs>
              <w:tab w:val="right" w:leader="dot" w:pos="9016"/>
            </w:tabs>
            <w:rPr>
              <w:rFonts w:asciiTheme="minorHAnsi" w:eastAsiaTheme="minorEastAsia" w:hAnsiTheme="minorHAnsi"/>
              <w:noProof/>
              <w:sz w:val="22"/>
            </w:rPr>
          </w:pPr>
          <w:hyperlink w:anchor="_Toc17899746" w:history="1">
            <w:r w:rsidR="009F3952" w:rsidRPr="00365254">
              <w:rPr>
                <w:rStyle w:val="Hyperlink"/>
                <w:noProof/>
              </w:rPr>
              <w:t>7.4.2 Denial Of Service</w:t>
            </w:r>
            <w:r w:rsidR="009F3952">
              <w:rPr>
                <w:noProof/>
                <w:webHidden/>
              </w:rPr>
              <w:tab/>
            </w:r>
            <w:r w:rsidR="009F3952">
              <w:rPr>
                <w:noProof/>
                <w:webHidden/>
              </w:rPr>
              <w:fldChar w:fldCharType="begin"/>
            </w:r>
            <w:r w:rsidR="009F3952">
              <w:rPr>
                <w:noProof/>
                <w:webHidden/>
              </w:rPr>
              <w:instrText xml:space="preserve"> PAGEREF _Toc17899746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67C32F60" w14:textId="4C0AB48C" w:rsidR="009F3952" w:rsidRDefault="00F10D71">
          <w:pPr>
            <w:pStyle w:val="TOC3"/>
            <w:tabs>
              <w:tab w:val="right" w:leader="dot" w:pos="9016"/>
            </w:tabs>
            <w:rPr>
              <w:rFonts w:asciiTheme="minorHAnsi" w:eastAsiaTheme="minorEastAsia" w:hAnsiTheme="minorHAnsi"/>
              <w:noProof/>
              <w:sz w:val="22"/>
            </w:rPr>
          </w:pPr>
          <w:hyperlink w:anchor="_Toc17899747" w:history="1">
            <w:r w:rsidR="009F3952" w:rsidRPr="00365254">
              <w:rPr>
                <w:rStyle w:val="Hyperlink"/>
                <w:noProof/>
              </w:rPr>
              <w:t>7.4.3 Man In The Middle</w:t>
            </w:r>
            <w:r w:rsidR="009F3952">
              <w:rPr>
                <w:noProof/>
                <w:webHidden/>
              </w:rPr>
              <w:tab/>
            </w:r>
            <w:r w:rsidR="009F3952">
              <w:rPr>
                <w:noProof/>
                <w:webHidden/>
              </w:rPr>
              <w:fldChar w:fldCharType="begin"/>
            </w:r>
            <w:r w:rsidR="009F3952">
              <w:rPr>
                <w:noProof/>
                <w:webHidden/>
              </w:rPr>
              <w:instrText xml:space="preserve"> PAGEREF _Toc17899747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45FD5BC7" w14:textId="2F9C6867" w:rsidR="009F3952" w:rsidRDefault="00F10D71">
          <w:pPr>
            <w:pStyle w:val="TOC3"/>
            <w:tabs>
              <w:tab w:val="right" w:leader="dot" w:pos="9016"/>
            </w:tabs>
            <w:rPr>
              <w:rFonts w:asciiTheme="minorHAnsi" w:eastAsiaTheme="minorEastAsia" w:hAnsiTheme="minorHAnsi"/>
              <w:noProof/>
              <w:sz w:val="22"/>
            </w:rPr>
          </w:pPr>
          <w:hyperlink w:anchor="_Toc17899748" w:history="1">
            <w:r w:rsidR="009F3952" w:rsidRPr="00365254">
              <w:rPr>
                <w:rStyle w:val="Hyperlink"/>
                <w:noProof/>
              </w:rPr>
              <w:t>7.4.4 IoT Security Foundation Guidelines</w:t>
            </w:r>
            <w:r w:rsidR="009F3952">
              <w:rPr>
                <w:noProof/>
                <w:webHidden/>
              </w:rPr>
              <w:tab/>
            </w:r>
            <w:r w:rsidR="009F3952">
              <w:rPr>
                <w:noProof/>
                <w:webHidden/>
              </w:rPr>
              <w:fldChar w:fldCharType="begin"/>
            </w:r>
            <w:r w:rsidR="009F3952">
              <w:rPr>
                <w:noProof/>
                <w:webHidden/>
              </w:rPr>
              <w:instrText xml:space="preserve"> PAGEREF _Toc17899748 \h </w:instrText>
            </w:r>
            <w:r w:rsidR="009F3952">
              <w:rPr>
                <w:noProof/>
                <w:webHidden/>
              </w:rPr>
            </w:r>
            <w:r w:rsidR="009F3952">
              <w:rPr>
                <w:noProof/>
                <w:webHidden/>
              </w:rPr>
              <w:fldChar w:fldCharType="separate"/>
            </w:r>
            <w:r w:rsidR="009F3952">
              <w:rPr>
                <w:noProof/>
                <w:webHidden/>
              </w:rPr>
              <w:t>68</w:t>
            </w:r>
            <w:r w:rsidR="009F3952">
              <w:rPr>
                <w:noProof/>
                <w:webHidden/>
              </w:rPr>
              <w:fldChar w:fldCharType="end"/>
            </w:r>
          </w:hyperlink>
        </w:p>
        <w:p w14:paraId="23B6C7CC" w14:textId="2659DDAA" w:rsidR="009F3952" w:rsidRDefault="00F10D71">
          <w:pPr>
            <w:pStyle w:val="TOC1"/>
            <w:tabs>
              <w:tab w:val="right" w:leader="dot" w:pos="9016"/>
            </w:tabs>
            <w:rPr>
              <w:rFonts w:asciiTheme="minorHAnsi" w:eastAsiaTheme="minorEastAsia" w:hAnsiTheme="minorHAnsi"/>
              <w:noProof/>
              <w:sz w:val="22"/>
            </w:rPr>
          </w:pPr>
          <w:hyperlink w:anchor="_Toc17899749" w:history="1">
            <w:r w:rsidR="009F3952" w:rsidRPr="00365254">
              <w:rPr>
                <w:rStyle w:val="Hyperlink"/>
                <w:noProof/>
              </w:rPr>
              <w:t>8.0 Conclusion</w:t>
            </w:r>
            <w:r w:rsidR="009F3952">
              <w:rPr>
                <w:noProof/>
                <w:webHidden/>
              </w:rPr>
              <w:tab/>
            </w:r>
            <w:r w:rsidR="009F3952">
              <w:rPr>
                <w:noProof/>
                <w:webHidden/>
              </w:rPr>
              <w:fldChar w:fldCharType="begin"/>
            </w:r>
            <w:r w:rsidR="009F3952">
              <w:rPr>
                <w:noProof/>
                <w:webHidden/>
              </w:rPr>
              <w:instrText xml:space="preserve"> PAGEREF _Toc17899749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361BA32B" w14:textId="00BCD213" w:rsidR="009F3952" w:rsidRDefault="00F10D71">
          <w:pPr>
            <w:pStyle w:val="TOC2"/>
            <w:tabs>
              <w:tab w:val="right" w:leader="dot" w:pos="9016"/>
            </w:tabs>
            <w:rPr>
              <w:rFonts w:asciiTheme="minorHAnsi" w:eastAsiaTheme="minorEastAsia" w:hAnsiTheme="minorHAnsi"/>
              <w:noProof/>
              <w:sz w:val="22"/>
            </w:rPr>
          </w:pPr>
          <w:hyperlink w:anchor="_Toc17899750" w:history="1">
            <w:r w:rsidR="009F3952" w:rsidRPr="00365254">
              <w:rPr>
                <w:rStyle w:val="Hyperlink"/>
                <w:noProof/>
              </w:rPr>
              <w:t>8.1 Project Limitations</w:t>
            </w:r>
            <w:r w:rsidR="009F3952">
              <w:rPr>
                <w:noProof/>
                <w:webHidden/>
              </w:rPr>
              <w:tab/>
            </w:r>
            <w:r w:rsidR="009F3952">
              <w:rPr>
                <w:noProof/>
                <w:webHidden/>
              </w:rPr>
              <w:fldChar w:fldCharType="begin"/>
            </w:r>
            <w:r w:rsidR="009F3952">
              <w:rPr>
                <w:noProof/>
                <w:webHidden/>
              </w:rPr>
              <w:instrText xml:space="preserve"> PAGEREF _Toc17899750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5D4F7C17" w14:textId="6A50D504" w:rsidR="009F3952" w:rsidRDefault="00F10D71">
          <w:pPr>
            <w:pStyle w:val="TOC2"/>
            <w:tabs>
              <w:tab w:val="right" w:leader="dot" w:pos="9016"/>
            </w:tabs>
            <w:rPr>
              <w:rFonts w:asciiTheme="minorHAnsi" w:eastAsiaTheme="minorEastAsia" w:hAnsiTheme="minorHAnsi"/>
              <w:noProof/>
              <w:sz w:val="22"/>
            </w:rPr>
          </w:pPr>
          <w:hyperlink w:anchor="_Toc17899751" w:history="1">
            <w:r w:rsidR="009F3952" w:rsidRPr="00365254">
              <w:rPr>
                <w:rStyle w:val="Hyperlink"/>
                <w:noProof/>
              </w:rPr>
              <w:t>8.2 Future Work</w:t>
            </w:r>
            <w:r w:rsidR="009F3952">
              <w:rPr>
                <w:noProof/>
                <w:webHidden/>
              </w:rPr>
              <w:tab/>
            </w:r>
            <w:r w:rsidR="009F3952">
              <w:rPr>
                <w:noProof/>
                <w:webHidden/>
              </w:rPr>
              <w:fldChar w:fldCharType="begin"/>
            </w:r>
            <w:r w:rsidR="009F3952">
              <w:rPr>
                <w:noProof/>
                <w:webHidden/>
              </w:rPr>
              <w:instrText xml:space="preserve"> PAGEREF _Toc17899751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4D586588" w14:textId="7BBC2A2F" w:rsidR="009F3952" w:rsidRDefault="00F10D71">
          <w:pPr>
            <w:pStyle w:val="TOC2"/>
            <w:tabs>
              <w:tab w:val="right" w:leader="dot" w:pos="9016"/>
            </w:tabs>
            <w:rPr>
              <w:rFonts w:asciiTheme="minorHAnsi" w:eastAsiaTheme="minorEastAsia" w:hAnsiTheme="minorHAnsi"/>
              <w:noProof/>
              <w:sz w:val="22"/>
            </w:rPr>
          </w:pPr>
          <w:hyperlink w:anchor="_Toc17899752" w:history="1">
            <w:r w:rsidR="009F3952" w:rsidRPr="00365254">
              <w:rPr>
                <w:rStyle w:val="Hyperlink"/>
                <w:noProof/>
              </w:rPr>
              <w:t>8.3 Closing Statement</w:t>
            </w:r>
            <w:r w:rsidR="009F3952">
              <w:rPr>
                <w:noProof/>
                <w:webHidden/>
              </w:rPr>
              <w:tab/>
            </w:r>
            <w:r w:rsidR="009F3952">
              <w:rPr>
                <w:noProof/>
                <w:webHidden/>
              </w:rPr>
              <w:fldChar w:fldCharType="begin"/>
            </w:r>
            <w:r w:rsidR="009F3952">
              <w:rPr>
                <w:noProof/>
                <w:webHidden/>
              </w:rPr>
              <w:instrText xml:space="preserve"> PAGEREF _Toc17899752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533BF0D1" w14:textId="103FAB89" w:rsidR="009F3952" w:rsidRDefault="00F10D71">
          <w:pPr>
            <w:pStyle w:val="TOC1"/>
            <w:tabs>
              <w:tab w:val="right" w:leader="dot" w:pos="9016"/>
            </w:tabs>
            <w:rPr>
              <w:rFonts w:asciiTheme="minorHAnsi" w:eastAsiaTheme="minorEastAsia" w:hAnsiTheme="minorHAnsi"/>
              <w:noProof/>
              <w:sz w:val="22"/>
            </w:rPr>
          </w:pPr>
          <w:hyperlink w:anchor="_Toc17899753" w:history="1">
            <w:r w:rsidR="009F3952" w:rsidRPr="00365254">
              <w:rPr>
                <w:rStyle w:val="Hyperlink"/>
                <w:noProof/>
              </w:rPr>
              <w:t>9.0 References</w:t>
            </w:r>
            <w:r w:rsidR="009F3952">
              <w:rPr>
                <w:noProof/>
                <w:webHidden/>
              </w:rPr>
              <w:tab/>
            </w:r>
            <w:r w:rsidR="009F3952">
              <w:rPr>
                <w:noProof/>
                <w:webHidden/>
              </w:rPr>
              <w:fldChar w:fldCharType="begin"/>
            </w:r>
            <w:r w:rsidR="009F3952">
              <w:rPr>
                <w:noProof/>
                <w:webHidden/>
              </w:rPr>
              <w:instrText xml:space="preserve"> PAGEREF _Toc17899753 \h </w:instrText>
            </w:r>
            <w:r w:rsidR="009F3952">
              <w:rPr>
                <w:noProof/>
                <w:webHidden/>
              </w:rPr>
            </w:r>
            <w:r w:rsidR="009F3952">
              <w:rPr>
                <w:noProof/>
                <w:webHidden/>
              </w:rPr>
              <w:fldChar w:fldCharType="separate"/>
            </w:r>
            <w:r w:rsidR="009F3952">
              <w:rPr>
                <w:noProof/>
                <w:webHidden/>
              </w:rPr>
              <w:t>70</w:t>
            </w:r>
            <w:r w:rsidR="009F3952">
              <w:rPr>
                <w:noProof/>
                <w:webHidden/>
              </w:rPr>
              <w:fldChar w:fldCharType="end"/>
            </w:r>
          </w:hyperlink>
        </w:p>
        <w:p w14:paraId="3D9256AC" w14:textId="3580C862" w:rsidR="009F3952" w:rsidRDefault="00F10D71">
          <w:pPr>
            <w:pStyle w:val="TOC1"/>
            <w:tabs>
              <w:tab w:val="right" w:leader="dot" w:pos="9016"/>
            </w:tabs>
            <w:rPr>
              <w:rFonts w:asciiTheme="minorHAnsi" w:eastAsiaTheme="minorEastAsia" w:hAnsiTheme="minorHAnsi"/>
              <w:noProof/>
              <w:sz w:val="22"/>
            </w:rPr>
          </w:pPr>
          <w:hyperlink w:anchor="_Toc17899754" w:history="1">
            <w:r w:rsidR="009F3952" w:rsidRPr="00365254">
              <w:rPr>
                <w:rStyle w:val="Hyperlink"/>
                <w:noProof/>
              </w:rPr>
              <w:t>10.0 Appendices</w:t>
            </w:r>
            <w:r w:rsidR="009F3952">
              <w:rPr>
                <w:noProof/>
                <w:webHidden/>
              </w:rPr>
              <w:tab/>
            </w:r>
            <w:r w:rsidR="009F3952">
              <w:rPr>
                <w:noProof/>
                <w:webHidden/>
              </w:rPr>
              <w:fldChar w:fldCharType="begin"/>
            </w:r>
            <w:r w:rsidR="009F3952">
              <w:rPr>
                <w:noProof/>
                <w:webHidden/>
              </w:rPr>
              <w:instrText xml:space="preserve"> PAGEREF _Toc17899754 \h </w:instrText>
            </w:r>
            <w:r w:rsidR="009F3952">
              <w:rPr>
                <w:noProof/>
                <w:webHidden/>
              </w:rPr>
            </w:r>
            <w:r w:rsidR="009F3952">
              <w:rPr>
                <w:noProof/>
                <w:webHidden/>
              </w:rPr>
              <w:fldChar w:fldCharType="separate"/>
            </w:r>
            <w:r w:rsidR="009F3952">
              <w:rPr>
                <w:noProof/>
                <w:webHidden/>
              </w:rPr>
              <w:t>76</w:t>
            </w:r>
            <w:r w:rsidR="009F3952">
              <w:rPr>
                <w:noProof/>
                <w:webHidden/>
              </w:rPr>
              <w:fldChar w:fldCharType="end"/>
            </w:r>
          </w:hyperlink>
        </w:p>
        <w:p w14:paraId="3213C8AC" w14:textId="7B3A173A" w:rsidR="009F3952" w:rsidRDefault="00F10D71">
          <w:pPr>
            <w:pStyle w:val="TOC2"/>
            <w:tabs>
              <w:tab w:val="right" w:leader="dot" w:pos="9016"/>
            </w:tabs>
            <w:rPr>
              <w:rFonts w:asciiTheme="minorHAnsi" w:eastAsiaTheme="minorEastAsia" w:hAnsiTheme="minorHAnsi"/>
              <w:noProof/>
              <w:sz w:val="22"/>
            </w:rPr>
          </w:pPr>
          <w:hyperlink w:anchor="_Toc17899755" w:history="1">
            <w:r w:rsidR="009F3952" w:rsidRPr="00365254">
              <w:rPr>
                <w:rStyle w:val="Hyperlink"/>
                <w:noProof/>
              </w:rPr>
              <w:t>Appendix A – Raspberry Pi Specifications</w:t>
            </w:r>
            <w:r w:rsidR="009F3952">
              <w:rPr>
                <w:noProof/>
                <w:webHidden/>
              </w:rPr>
              <w:tab/>
            </w:r>
            <w:r w:rsidR="009F3952">
              <w:rPr>
                <w:noProof/>
                <w:webHidden/>
              </w:rPr>
              <w:fldChar w:fldCharType="begin"/>
            </w:r>
            <w:r w:rsidR="009F3952">
              <w:rPr>
                <w:noProof/>
                <w:webHidden/>
              </w:rPr>
              <w:instrText xml:space="preserve"> PAGEREF _Toc17899755 \h </w:instrText>
            </w:r>
            <w:r w:rsidR="009F3952">
              <w:rPr>
                <w:noProof/>
                <w:webHidden/>
              </w:rPr>
            </w:r>
            <w:r w:rsidR="009F3952">
              <w:rPr>
                <w:noProof/>
                <w:webHidden/>
              </w:rPr>
              <w:fldChar w:fldCharType="separate"/>
            </w:r>
            <w:r w:rsidR="009F3952">
              <w:rPr>
                <w:noProof/>
                <w:webHidden/>
              </w:rPr>
              <w:t>76</w:t>
            </w:r>
            <w:r w:rsidR="009F3952">
              <w:rPr>
                <w:noProof/>
                <w:webHidden/>
              </w:rPr>
              <w:fldChar w:fldCharType="end"/>
            </w:r>
          </w:hyperlink>
        </w:p>
        <w:p w14:paraId="3379D58A" w14:textId="7646EFF0" w:rsidR="00190253" w:rsidRDefault="00190253">
          <w:r>
            <w:rPr>
              <w:b/>
              <w:bCs/>
              <w:noProof/>
            </w:rPr>
            <w:fldChar w:fldCharType="end"/>
          </w:r>
        </w:p>
      </w:sdtContent>
    </w:sdt>
    <w:p w14:paraId="7AFAF893" w14:textId="74D528FA" w:rsidR="008B6F88" w:rsidRDefault="008B6F88" w:rsidP="00FF7BFB">
      <w:pPr>
        <w:spacing w:line="276" w:lineRule="auto"/>
        <w:ind w:right="284"/>
      </w:pPr>
    </w:p>
    <w:p w14:paraId="0559B790" w14:textId="77777777" w:rsidR="009F3952" w:rsidRDefault="008B6F88" w:rsidP="00E317C0">
      <w:pPr>
        <w:pStyle w:val="Heading1"/>
      </w:pPr>
      <w:bookmarkStart w:id="21" w:name="_Toc15564752"/>
      <w:bookmarkStart w:id="22" w:name="_Toc16606020"/>
      <w:bookmarkStart w:id="23" w:name="_Toc17228318"/>
      <w:bookmarkStart w:id="24" w:name="_Toc17394546"/>
      <w:bookmarkStart w:id="25" w:name="_Toc17899650"/>
      <w:r>
        <w:lastRenderedPageBreak/>
        <w:t>Table of Figures</w:t>
      </w:r>
      <w:bookmarkEnd w:id="21"/>
      <w:bookmarkEnd w:id="22"/>
      <w:bookmarkEnd w:id="23"/>
      <w:bookmarkEnd w:id="24"/>
      <w:bookmarkEnd w:id="25"/>
      <w:r w:rsidR="00346DC3">
        <w:fldChar w:fldCharType="begin"/>
      </w:r>
      <w:r w:rsidR="00346DC3">
        <w:instrText xml:space="preserve"> TOC \h \z \c "Figure" </w:instrText>
      </w:r>
      <w:r w:rsidR="00346DC3">
        <w:fldChar w:fldCharType="separate"/>
      </w:r>
    </w:p>
    <w:p w14:paraId="5DE3CC74" w14:textId="65AF998D" w:rsidR="009F3952" w:rsidRDefault="00F10D71">
      <w:pPr>
        <w:pStyle w:val="TableofFigures"/>
        <w:tabs>
          <w:tab w:val="right" w:leader="dot" w:pos="9016"/>
        </w:tabs>
        <w:rPr>
          <w:rFonts w:asciiTheme="minorHAnsi" w:eastAsiaTheme="minorEastAsia" w:hAnsiTheme="minorHAnsi"/>
          <w:noProof/>
          <w:sz w:val="22"/>
        </w:rPr>
      </w:pPr>
      <w:hyperlink w:anchor="_Toc17899756" w:history="1">
        <w:r w:rsidR="009F3952" w:rsidRPr="007B395F">
          <w:rPr>
            <w:rStyle w:val="Hyperlink"/>
            <w:rFonts w:eastAsiaTheme="majorEastAsia"/>
            <w:noProof/>
          </w:rPr>
          <w:t>Figure 1: Smart Home Security Revenue forecast worldwide (Blumtritt, 2019)</w:t>
        </w:r>
        <w:r w:rsidR="009F3952">
          <w:rPr>
            <w:noProof/>
            <w:webHidden/>
          </w:rPr>
          <w:tab/>
        </w:r>
        <w:r w:rsidR="009F3952">
          <w:rPr>
            <w:noProof/>
            <w:webHidden/>
          </w:rPr>
          <w:fldChar w:fldCharType="begin"/>
        </w:r>
        <w:r w:rsidR="009F3952">
          <w:rPr>
            <w:noProof/>
            <w:webHidden/>
          </w:rPr>
          <w:instrText xml:space="preserve"> PAGEREF _Toc17899756 \h </w:instrText>
        </w:r>
        <w:r w:rsidR="009F3952">
          <w:rPr>
            <w:noProof/>
            <w:webHidden/>
          </w:rPr>
        </w:r>
        <w:r w:rsidR="009F3952">
          <w:rPr>
            <w:noProof/>
            <w:webHidden/>
          </w:rPr>
          <w:fldChar w:fldCharType="separate"/>
        </w:r>
        <w:r w:rsidR="009F3952">
          <w:rPr>
            <w:noProof/>
            <w:webHidden/>
          </w:rPr>
          <w:t>12</w:t>
        </w:r>
        <w:r w:rsidR="009F3952">
          <w:rPr>
            <w:noProof/>
            <w:webHidden/>
          </w:rPr>
          <w:fldChar w:fldCharType="end"/>
        </w:r>
      </w:hyperlink>
    </w:p>
    <w:p w14:paraId="07276060" w14:textId="57509119" w:rsidR="009F3952" w:rsidRDefault="00F10D71">
      <w:pPr>
        <w:pStyle w:val="TableofFigures"/>
        <w:tabs>
          <w:tab w:val="right" w:leader="dot" w:pos="9016"/>
        </w:tabs>
        <w:rPr>
          <w:rFonts w:asciiTheme="minorHAnsi" w:eastAsiaTheme="minorEastAsia" w:hAnsiTheme="minorHAnsi"/>
          <w:noProof/>
          <w:sz w:val="22"/>
        </w:rPr>
      </w:pPr>
      <w:hyperlink w:anchor="_Toc17899757" w:history="1">
        <w:r w:rsidR="009F3952" w:rsidRPr="007B395F">
          <w:rPr>
            <w:rStyle w:val="Hyperlink"/>
            <w:rFonts w:eastAsiaTheme="majorEastAsia"/>
            <w:noProof/>
          </w:rPr>
          <w:t>Figure 2: Raspberry Pi Model 3b</w:t>
        </w:r>
        <w:r w:rsidR="009F3952">
          <w:rPr>
            <w:noProof/>
            <w:webHidden/>
          </w:rPr>
          <w:tab/>
        </w:r>
        <w:r w:rsidR="009F3952">
          <w:rPr>
            <w:noProof/>
            <w:webHidden/>
          </w:rPr>
          <w:fldChar w:fldCharType="begin"/>
        </w:r>
        <w:r w:rsidR="009F3952">
          <w:rPr>
            <w:noProof/>
            <w:webHidden/>
          </w:rPr>
          <w:instrText xml:space="preserve"> PAGEREF _Toc17899757 \h </w:instrText>
        </w:r>
        <w:r w:rsidR="009F3952">
          <w:rPr>
            <w:noProof/>
            <w:webHidden/>
          </w:rPr>
        </w:r>
        <w:r w:rsidR="009F3952">
          <w:rPr>
            <w:noProof/>
            <w:webHidden/>
          </w:rPr>
          <w:fldChar w:fldCharType="separate"/>
        </w:r>
        <w:r w:rsidR="009F3952">
          <w:rPr>
            <w:noProof/>
            <w:webHidden/>
          </w:rPr>
          <w:t>13</w:t>
        </w:r>
        <w:r w:rsidR="009F3952">
          <w:rPr>
            <w:noProof/>
            <w:webHidden/>
          </w:rPr>
          <w:fldChar w:fldCharType="end"/>
        </w:r>
      </w:hyperlink>
    </w:p>
    <w:p w14:paraId="0CA8FB60" w14:textId="5531CEC4" w:rsidR="009F3952" w:rsidRDefault="00F10D71">
      <w:pPr>
        <w:pStyle w:val="TableofFigures"/>
        <w:tabs>
          <w:tab w:val="right" w:leader="dot" w:pos="9016"/>
        </w:tabs>
        <w:rPr>
          <w:rFonts w:asciiTheme="minorHAnsi" w:eastAsiaTheme="minorEastAsia" w:hAnsiTheme="minorHAnsi"/>
          <w:noProof/>
          <w:sz w:val="22"/>
        </w:rPr>
      </w:pPr>
      <w:hyperlink w:anchor="_Toc17899758" w:history="1">
        <w:r w:rsidR="009F3952" w:rsidRPr="007B395F">
          <w:rPr>
            <w:rStyle w:val="Hyperlink"/>
            <w:rFonts w:eastAsiaTheme="majorEastAsia"/>
            <w:noProof/>
          </w:rPr>
          <w:t>Figure 3: IoT three layered architecture in relation to a home surveillance system</w:t>
        </w:r>
        <w:r w:rsidR="009F3952">
          <w:rPr>
            <w:noProof/>
            <w:webHidden/>
          </w:rPr>
          <w:tab/>
        </w:r>
        <w:r w:rsidR="009F3952">
          <w:rPr>
            <w:noProof/>
            <w:webHidden/>
          </w:rPr>
          <w:fldChar w:fldCharType="begin"/>
        </w:r>
        <w:r w:rsidR="009F3952">
          <w:rPr>
            <w:noProof/>
            <w:webHidden/>
          </w:rPr>
          <w:instrText xml:space="preserve"> PAGEREF _Toc17899758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49C043B4" w14:textId="43096E4F" w:rsidR="009F3952" w:rsidRDefault="00F10D71">
      <w:pPr>
        <w:pStyle w:val="TableofFigures"/>
        <w:tabs>
          <w:tab w:val="right" w:leader="dot" w:pos="9016"/>
        </w:tabs>
        <w:rPr>
          <w:rFonts w:asciiTheme="minorHAnsi" w:eastAsiaTheme="minorEastAsia" w:hAnsiTheme="minorHAnsi"/>
          <w:noProof/>
          <w:sz w:val="22"/>
        </w:rPr>
      </w:pPr>
      <w:hyperlink w:anchor="_Toc17899759" w:history="1">
        <w:r w:rsidR="009F3952" w:rsidRPr="007B395F">
          <w:rPr>
            <w:rStyle w:val="Hyperlink"/>
            <w:rFonts w:eastAsiaTheme="majorEastAsia"/>
            <w:noProof/>
          </w:rPr>
          <w:t>Figure 4: MQTT Architecture using a Raspberry Pi as both a Publisher and Broker</w:t>
        </w:r>
        <w:r w:rsidR="009F3952">
          <w:rPr>
            <w:noProof/>
            <w:webHidden/>
          </w:rPr>
          <w:tab/>
        </w:r>
        <w:r w:rsidR="009F3952">
          <w:rPr>
            <w:noProof/>
            <w:webHidden/>
          </w:rPr>
          <w:fldChar w:fldCharType="begin"/>
        </w:r>
        <w:r w:rsidR="009F3952">
          <w:rPr>
            <w:noProof/>
            <w:webHidden/>
          </w:rPr>
          <w:instrText xml:space="preserve"> PAGEREF _Toc17899759 \h </w:instrText>
        </w:r>
        <w:r w:rsidR="009F3952">
          <w:rPr>
            <w:noProof/>
            <w:webHidden/>
          </w:rPr>
        </w:r>
        <w:r w:rsidR="009F3952">
          <w:rPr>
            <w:noProof/>
            <w:webHidden/>
          </w:rPr>
          <w:fldChar w:fldCharType="separate"/>
        </w:r>
        <w:r w:rsidR="009F3952">
          <w:rPr>
            <w:noProof/>
            <w:webHidden/>
          </w:rPr>
          <w:t>21</w:t>
        </w:r>
        <w:r w:rsidR="009F3952">
          <w:rPr>
            <w:noProof/>
            <w:webHidden/>
          </w:rPr>
          <w:fldChar w:fldCharType="end"/>
        </w:r>
      </w:hyperlink>
    </w:p>
    <w:p w14:paraId="6FF22236" w14:textId="7EA0D7D2" w:rsidR="009F3952" w:rsidRDefault="00F10D71">
      <w:pPr>
        <w:pStyle w:val="TableofFigures"/>
        <w:tabs>
          <w:tab w:val="right" w:leader="dot" w:pos="9016"/>
        </w:tabs>
        <w:rPr>
          <w:rFonts w:asciiTheme="minorHAnsi" w:eastAsiaTheme="minorEastAsia" w:hAnsiTheme="minorHAnsi"/>
          <w:noProof/>
          <w:sz w:val="22"/>
        </w:rPr>
      </w:pPr>
      <w:hyperlink w:anchor="_Toc17899760" w:history="1">
        <w:r w:rsidR="009F3952" w:rsidRPr="007B395F">
          <w:rPr>
            <w:rStyle w:val="Hyperlink"/>
            <w:rFonts w:eastAsiaTheme="majorEastAsia"/>
            <w:noProof/>
          </w:rPr>
          <w:t>Figure 5: Basic AMQP protocol process with exchange and queue system</w:t>
        </w:r>
        <w:r w:rsidR="009F3952">
          <w:rPr>
            <w:noProof/>
            <w:webHidden/>
          </w:rPr>
          <w:tab/>
        </w:r>
        <w:r w:rsidR="009F3952">
          <w:rPr>
            <w:noProof/>
            <w:webHidden/>
          </w:rPr>
          <w:fldChar w:fldCharType="begin"/>
        </w:r>
        <w:r w:rsidR="009F3952">
          <w:rPr>
            <w:noProof/>
            <w:webHidden/>
          </w:rPr>
          <w:instrText xml:space="preserve"> PAGEREF _Toc17899760 \h </w:instrText>
        </w:r>
        <w:r w:rsidR="009F3952">
          <w:rPr>
            <w:noProof/>
            <w:webHidden/>
          </w:rPr>
        </w:r>
        <w:r w:rsidR="009F3952">
          <w:rPr>
            <w:noProof/>
            <w:webHidden/>
          </w:rPr>
          <w:fldChar w:fldCharType="separate"/>
        </w:r>
        <w:r w:rsidR="009F3952">
          <w:rPr>
            <w:noProof/>
            <w:webHidden/>
          </w:rPr>
          <w:t>21</w:t>
        </w:r>
        <w:r w:rsidR="009F3952">
          <w:rPr>
            <w:noProof/>
            <w:webHidden/>
          </w:rPr>
          <w:fldChar w:fldCharType="end"/>
        </w:r>
      </w:hyperlink>
    </w:p>
    <w:p w14:paraId="371758F2" w14:textId="27856CF5" w:rsidR="009F3952" w:rsidRDefault="00F10D71">
      <w:pPr>
        <w:pStyle w:val="TableofFigures"/>
        <w:tabs>
          <w:tab w:val="right" w:leader="dot" w:pos="9016"/>
        </w:tabs>
        <w:rPr>
          <w:rFonts w:asciiTheme="minorHAnsi" w:eastAsiaTheme="minorEastAsia" w:hAnsiTheme="minorHAnsi"/>
          <w:noProof/>
          <w:sz w:val="22"/>
        </w:rPr>
      </w:pPr>
      <w:hyperlink w:anchor="_Toc17899761" w:history="1">
        <w:r w:rsidR="009F3952" w:rsidRPr="007B395F">
          <w:rPr>
            <w:rStyle w:val="Hyperlink"/>
            <w:rFonts w:eastAsiaTheme="majorEastAsia"/>
            <w:noProof/>
          </w:rPr>
          <w:t>Figure 6: Basic GET/Response between a CoAP Client &amp; Server</w:t>
        </w:r>
        <w:r w:rsidR="009F3952">
          <w:rPr>
            <w:noProof/>
            <w:webHidden/>
          </w:rPr>
          <w:tab/>
        </w:r>
        <w:r w:rsidR="009F3952">
          <w:rPr>
            <w:noProof/>
            <w:webHidden/>
          </w:rPr>
          <w:fldChar w:fldCharType="begin"/>
        </w:r>
        <w:r w:rsidR="009F3952">
          <w:rPr>
            <w:noProof/>
            <w:webHidden/>
          </w:rPr>
          <w:instrText xml:space="preserve"> PAGEREF _Toc17899761 \h </w:instrText>
        </w:r>
        <w:r w:rsidR="009F3952">
          <w:rPr>
            <w:noProof/>
            <w:webHidden/>
          </w:rPr>
        </w:r>
        <w:r w:rsidR="009F3952">
          <w:rPr>
            <w:noProof/>
            <w:webHidden/>
          </w:rPr>
          <w:fldChar w:fldCharType="separate"/>
        </w:r>
        <w:r w:rsidR="009F3952">
          <w:rPr>
            <w:noProof/>
            <w:webHidden/>
          </w:rPr>
          <w:t>22</w:t>
        </w:r>
        <w:r w:rsidR="009F3952">
          <w:rPr>
            <w:noProof/>
            <w:webHidden/>
          </w:rPr>
          <w:fldChar w:fldCharType="end"/>
        </w:r>
      </w:hyperlink>
    </w:p>
    <w:p w14:paraId="15BC01FA" w14:textId="60F2EC78" w:rsidR="009F3952" w:rsidRDefault="00F10D71">
      <w:pPr>
        <w:pStyle w:val="TableofFigures"/>
        <w:tabs>
          <w:tab w:val="right" w:leader="dot" w:pos="9016"/>
        </w:tabs>
        <w:rPr>
          <w:rFonts w:asciiTheme="minorHAnsi" w:eastAsiaTheme="minorEastAsia" w:hAnsiTheme="minorHAnsi"/>
          <w:noProof/>
          <w:sz w:val="22"/>
        </w:rPr>
      </w:pPr>
      <w:hyperlink w:anchor="_Toc17899762" w:history="1">
        <w:r w:rsidR="009F3952" w:rsidRPr="007B395F">
          <w:rPr>
            <w:rStyle w:val="Hyperlink"/>
            <w:rFonts w:eastAsiaTheme="majorEastAsia"/>
            <w:noProof/>
          </w:rPr>
          <w:t>Figure 7: Code Snippet showing basic XML Schema</w:t>
        </w:r>
        <w:r w:rsidR="009F3952">
          <w:rPr>
            <w:noProof/>
            <w:webHidden/>
          </w:rPr>
          <w:tab/>
        </w:r>
        <w:r w:rsidR="009F3952">
          <w:rPr>
            <w:noProof/>
            <w:webHidden/>
          </w:rPr>
          <w:fldChar w:fldCharType="begin"/>
        </w:r>
        <w:r w:rsidR="009F3952">
          <w:rPr>
            <w:noProof/>
            <w:webHidden/>
          </w:rPr>
          <w:instrText xml:space="preserve"> PAGEREF _Toc17899762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68A480ED" w14:textId="43C03ACF" w:rsidR="009F3952" w:rsidRDefault="00F10D71">
      <w:pPr>
        <w:pStyle w:val="TableofFigures"/>
        <w:tabs>
          <w:tab w:val="right" w:leader="dot" w:pos="9016"/>
        </w:tabs>
        <w:rPr>
          <w:rFonts w:asciiTheme="minorHAnsi" w:eastAsiaTheme="minorEastAsia" w:hAnsiTheme="minorHAnsi"/>
          <w:noProof/>
          <w:sz w:val="22"/>
        </w:rPr>
      </w:pPr>
      <w:hyperlink w:anchor="_Toc17899763" w:history="1">
        <w:r w:rsidR="009F3952" w:rsidRPr="007B395F">
          <w:rPr>
            <w:rStyle w:val="Hyperlink"/>
            <w:rFonts w:eastAsiaTheme="majorEastAsia"/>
            <w:noProof/>
          </w:rPr>
          <w:t>Figure 8: Code snippet showing basic JSON Schema</w:t>
        </w:r>
        <w:r w:rsidR="009F3952">
          <w:rPr>
            <w:noProof/>
            <w:webHidden/>
          </w:rPr>
          <w:tab/>
        </w:r>
        <w:r w:rsidR="009F3952">
          <w:rPr>
            <w:noProof/>
            <w:webHidden/>
          </w:rPr>
          <w:fldChar w:fldCharType="begin"/>
        </w:r>
        <w:r w:rsidR="009F3952">
          <w:rPr>
            <w:noProof/>
            <w:webHidden/>
          </w:rPr>
          <w:instrText xml:space="preserve"> PAGEREF _Toc17899763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09F2EB47" w14:textId="4666C4DE" w:rsidR="009F3952" w:rsidRDefault="00F10D71">
      <w:pPr>
        <w:pStyle w:val="TableofFigures"/>
        <w:tabs>
          <w:tab w:val="right" w:leader="dot" w:pos="9016"/>
        </w:tabs>
        <w:rPr>
          <w:rFonts w:asciiTheme="minorHAnsi" w:eastAsiaTheme="minorEastAsia" w:hAnsiTheme="minorHAnsi"/>
          <w:noProof/>
          <w:sz w:val="22"/>
        </w:rPr>
      </w:pPr>
      <w:hyperlink w:anchor="_Toc17899764" w:history="1">
        <w:r w:rsidR="009F3952" w:rsidRPr="007B395F">
          <w:rPr>
            <w:rStyle w:val="Hyperlink"/>
            <w:rFonts w:eastAsiaTheme="majorEastAsia"/>
            <w:noProof/>
          </w:rPr>
          <w:t>Figure 9: A DDoS attack being carried out using infected PCs (slaves)</w:t>
        </w:r>
        <w:r w:rsidR="009F3952">
          <w:rPr>
            <w:noProof/>
            <w:webHidden/>
          </w:rPr>
          <w:tab/>
        </w:r>
        <w:r w:rsidR="009F3952">
          <w:rPr>
            <w:noProof/>
            <w:webHidden/>
          </w:rPr>
          <w:fldChar w:fldCharType="begin"/>
        </w:r>
        <w:r w:rsidR="009F3952">
          <w:rPr>
            <w:noProof/>
            <w:webHidden/>
          </w:rPr>
          <w:instrText xml:space="preserve"> PAGEREF _Toc17899764 \h </w:instrText>
        </w:r>
        <w:r w:rsidR="009F3952">
          <w:rPr>
            <w:noProof/>
            <w:webHidden/>
          </w:rPr>
        </w:r>
        <w:r w:rsidR="009F3952">
          <w:rPr>
            <w:noProof/>
            <w:webHidden/>
          </w:rPr>
          <w:fldChar w:fldCharType="separate"/>
        </w:r>
        <w:r w:rsidR="009F3952">
          <w:rPr>
            <w:noProof/>
            <w:webHidden/>
          </w:rPr>
          <w:t>26</w:t>
        </w:r>
        <w:r w:rsidR="009F3952">
          <w:rPr>
            <w:noProof/>
            <w:webHidden/>
          </w:rPr>
          <w:fldChar w:fldCharType="end"/>
        </w:r>
      </w:hyperlink>
    </w:p>
    <w:p w14:paraId="4738BAD7" w14:textId="343B3B87" w:rsidR="009F3952" w:rsidRDefault="00F10D71">
      <w:pPr>
        <w:pStyle w:val="TableofFigures"/>
        <w:tabs>
          <w:tab w:val="right" w:leader="dot" w:pos="9016"/>
        </w:tabs>
        <w:rPr>
          <w:rFonts w:asciiTheme="minorHAnsi" w:eastAsiaTheme="minorEastAsia" w:hAnsiTheme="minorHAnsi"/>
          <w:noProof/>
          <w:sz w:val="22"/>
        </w:rPr>
      </w:pPr>
      <w:hyperlink w:anchor="_Toc17899765" w:history="1">
        <w:r w:rsidR="009F3952" w:rsidRPr="007B395F">
          <w:rPr>
            <w:rStyle w:val="Hyperlink"/>
            <w:rFonts w:eastAsiaTheme="majorEastAsia"/>
            <w:noProof/>
          </w:rPr>
          <w:t>Figure 10: MITM attack showing an intercepted connection from a malicious attacker</w:t>
        </w:r>
        <w:r w:rsidR="009F3952">
          <w:rPr>
            <w:noProof/>
            <w:webHidden/>
          </w:rPr>
          <w:tab/>
        </w:r>
        <w:r w:rsidR="009F3952">
          <w:rPr>
            <w:noProof/>
            <w:webHidden/>
          </w:rPr>
          <w:fldChar w:fldCharType="begin"/>
        </w:r>
        <w:r w:rsidR="009F3952">
          <w:rPr>
            <w:noProof/>
            <w:webHidden/>
          </w:rPr>
          <w:instrText xml:space="preserve"> PAGEREF _Toc17899765 \h </w:instrText>
        </w:r>
        <w:r w:rsidR="009F3952">
          <w:rPr>
            <w:noProof/>
            <w:webHidden/>
          </w:rPr>
        </w:r>
        <w:r w:rsidR="009F3952">
          <w:rPr>
            <w:noProof/>
            <w:webHidden/>
          </w:rPr>
          <w:fldChar w:fldCharType="separate"/>
        </w:r>
        <w:r w:rsidR="009F3952">
          <w:rPr>
            <w:noProof/>
            <w:webHidden/>
          </w:rPr>
          <w:t>27</w:t>
        </w:r>
        <w:r w:rsidR="009F3952">
          <w:rPr>
            <w:noProof/>
            <w:webHidden/>
          </w:rPr>
          <w:fldChar w:fldCharType="end"/>
        </w:r>
      </w:hyperlink>
    </w:p>
    <w:p w14:paraId="66649ED9" w14:textId="552638BA" w:rsidR="009F3952" w:rsidRDefault="00F10D71">
      <w:pPr>
        <w:pStyle w:val="TableofFigures"/>
        <w:tabs>
          <w:tab w:val="right" w:leader="dot" w:pos="9016"/>
        </w:tabs>
        <w:rPr>
          <w:rFonts w:asciiTheme="minorHAnsi" w:eastAsiaTheme="minorEastAsia" w:hAnsiTheme="minorHAnsi"/>
          <w:noProof/>
          <w:sz w:val="22"/>
        </w:rPr>
      </w:pPr>
      <w:hyperlink w:anchor="_Toc17899766" w:history="1">
        <w:r w:rsidR="009F3952" w:rsidRPr="007B395F">
          <w:rPr>
            <w:rStyle w:val="Hyperlink"/>
            <w:rFonts w:eastAsiaTheme="majorEastAsia"/>
            <w:noProof/>
          </w:rPr>
          <w:t>Figure 11: Computer running a malicious script to attempt logins on a website</w:t>
        </w:r>
        <w:r w:rsidR="009F3952">
          <w:rPr>
            <w:noProof/>
            <w:webHidden/>
          </w:rPr>
          <w:tab/>
        </w:r>
        <w:r w:rsidR="009F3952">
          <w:rPr>
            <w:noProof/>
            <w:webHidden/>
          </w:rPr>
          <w:fldChar w:fldCharType="begin"/>
        </w:r>
        <w:r w:rsidR="009F3952">
          <w:rPr>
            <w:noProof/>
            <w:webHidden/>
          </w:rPr>
          <w:instrText xml:space="preserve"> PAGEREF _Toc17899766 \h </w:instrText>
        </w:r>
        <w:r w:rsidR="009F3952">
          <w:rPr>
            <w:noProof/>
            <w:webHidden/>
          </w:rPr>
        </w:r>
        <w:r w:rsidR="009F3952">
          <w:rPr>
            <w:noProof/>
            <w:webHidden/>
          </w:rPr>
          <w:fldChar w:fldCharType="separate"/>
        </w:r>
        <w:r w:rsidR="009F3952">
          <w:rPr>
            <w:noProof/>
            <w:webHidden/>
          </w:rPr>
          <w:t>28</w:t>
        </w:r>
        <w:r w:rsidR="009F3952">
          <w:rPr>
            <w:noProof/>
            <w:webHidden/>
          </w:rPr>
          <w:fldChar w:fldCharType="end"/>
        </w:r>
      </w:hyperlink>
    </w:p>
    <w:p w14:paraId="3D2ED561" w14:textId="5F305B39" w:rsidR="009F3952" w:rsidRDefault="00F10D71">
      <w:pPr>
        <w:pStyle w:val="TableofFigures"/>
        <w:tabs>
          <w:tab w:val="right" w:leader="dot" w:pos="9016"/>
        </w:tabs>
        <w:rPr>
          <w:rFonts w:asciiTheme="minorHAnsi" w:eastAsiaTheme="minorEastAsia" w:hAnsiTheme="minorHAnsi"/>
          <w:noProof/>
          <w:sz w:val="22"/>
        </w:rPr>
      </w:pPr>
      <w:hyperlink w:anchor="_Toc17899767" w:history="1">
        <w:r w:rsidR="009F3952" w:rsidRPr="007B395F">
          <w:rPr>
            <w:rStyle w:val="Hyperlink"/>
            <w:rFonts w:eastAsiaTheme="majorEastAsia"/>
            <w:noProof/>
          </w:rPr>
          <w:t>Figure 12: Example of plain text being encrypted using symmetric key encryption</w:t>
        </w:r>
        <w:r w:rsidR="009F3952">
          <w:rPr>
            <w:noProof/>
            <w:webHidden/>
          </w:rPr>
          <w:tab/>
        </w:r>
        <w:r w:rsidR="009F3952">
          <w:rPr>
            <w:noProof/>
            <w:webHidden/>
          </w:rPr>
          <w:fldChar w:fldCharType="begin"/>
        </w:r>
        <w:r w:rsidR="009F3952">
          <w:rPr>
            <w:noProof/>
            <w:webHidden/>
          </w:rPr>
          <w:instrText xml:space="preserve"> PAGEREF _Toc17899767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48BCCF51" w14:textId="39C7D42B" w:rsidR="009F3952" w:rsidRDefault="00F10D71">
      <w:pPr>
        <w:pStyle w:val="TableofFigures"/>
        <w:tabs>
          <w:tab w:val="right" w:leader="dot" w:pos="9016"/>
        </w:tabs>
        <w:rPr>
          <w:rFonts w:asciiTheme="minorHAnsi" w:eastAsiaTheme="minorEastAsia" w:hAnsiTheme="minorHAnsi"/>
          <w:noProof/>
          <w:sz w:val="22"/>
        </w:rPr>
      </w:pPr>
      <w:hyperlink w:anchor="_Toc17899768" w:history="1">
        <w:r w:rsidR="009F3952" w:rsidRPr="007B395F">
          <w:rPr>
            <w:rStyle w:val="Hyperlink"/>
            <w:rFonts w:eastAsiaTheme="majorEastAsia"/>
            <w:noProof/>
          </w:rPr>
          <w:t>Figure 13: Example of plain text being encrypted using Asymmetric key encryption</w:t>
        </w:r>
        <w:r w:rsidR="009F3952">
          <w:rPr>
            <w:noProof/>
            <w:webHidden/>
          </w:rPr>
          <w:tab/>
        </w:r>
        <w:r w:rsidR="009F3952">
          <w:rPr>
            <w:noProof/>
            <w:webHidden/>
          </w:rPr>
          <w:fldChar w:fldCharType="begin"/>
        </w:r>
        <w:r w:rsidR="009F3952">
          <w:rPr>
            <w:noProof/>
            <w:webHidden/>
          </w:rPr>
          <w:instrText xml:space="preserve"> PAGEREF _Toc17899768 \h </w:instrText>
        </w:r>
        <w:r w:rsidR="009F3952">
          <w:rPr>
            <w:noProof/>
            <w:webHidden/>
          </w:rPr>
        </w:r>
        <w:r w:rsidR="009F3952">
          <w:rPr>
            <w:noProof/>
            <w:webHidden/>
          </w:rPr>
          <w:fldChar w:fldCharType="separate"/>
        </w:r>
        <w:r w:rsidR="009F3952">
          <w:rPr>
            <w:noProof/>
            <w:webHidden/>
          </w:rPr>
          <w:t>30</w:t>
        </w:r>
        <w:r w:rsidR="009F3952">
          <w:rPr>
            <w:noProof/>
            <w:webHidden/>
          </w:rPr>
          <w:fldChar w:fldCharType="end"/>
        </w:r>
      </w:hyperlink>
    </w:p>
    <w:p w14:paraId="0E6A318B" w14:textId="37B5B83D" w:rsidR="009F3952" w:rsidRDefault="00F10D71">
      <w:pPr>
        <w:pStyle w:val="TableofFigures"/>
        <w:tabs>
          <w:tab w:val="right" w:leader="dot" w:pos="9016"/>
        </w:tabs>
        <w:rPr>
          <w:rFonts w:asciiTheme="minorHAnsi" w:eastAsiaTheme="minorEastAsia" w:hAnsiTheme="minorHAnsi"/>
          <w:noProof/>
          <w:sz w:val="22"/>
        </w:rPr>
      </w:pPr>
      <w:hyperlink w:anchor="_Toc17899769" w:history="1">
        <w:r w:rsidR="009F3952" w:rsidRPr="007B395F">
          <w:rPr>
            <w:rStyle w:val="Hyperlink"/>
            <w:rFonts w:eastAsiaTheme="majorEastAsia"/>
            <w:noProof/>
          </w:rPr>
          <w:t>Figure 14: SHA-1 &amp; MD5 brute force successful attack times (Putri Ratna et al., 2013)</w:t>
        </w:r>
        <w:r w:rsidR="009F3952">
          <w:rPr>
            <w:noProof/>
            <w:webHidden/>
          </w:rPr>
          <w:tab/>
        </w:r>
        <w:r w:rsidR="009F3952">
          <w:rPr>
            <w:noProof/>
            <w:webHidden/>
          </w:rPr>
          <w:fldChar w:fldCharType="begin"/>
        </w:r>
        <w:r w:rsidR="009F3952">
          <w:rPr>
            <w:noProof/>
            <w:webHidden/>
          </w:rPr>
          <w:instrText xml:space="preserve"> PAGEREF _Toc17899769 \h </w:instrText>
        </w:r>
        <w:r w:rsidR="009F3952">
          <w:rPr>
            <w:noProof/>
            <w:webHidden/>
          </w:rPr>
        </w:r>
        <w:r w:rsidR="009F3952">
          <w:rPr>
            <w:noProof/>
            <w:webHidden/>
          </w:rPr>
          <w:fldChar w:fldCharType="separate"/>
        </w:r>
        <w:r w:rsidR="009F3952">
          <w:rPr>
            <w:noProof/>
            <w:webHidden/>
          </w:rPr>
          <w:t>30</w:t>
        </w:r>
        <w:r w:rsidR="009F3952">
          <w:rPr>
            <w:noProof/>
            <w:webHidden/>
          </w:rPr>
          <w:fldChar w:fldCharType="end"/>
        </w:r>
      </w:hyperlink>
    </w:p>
    <w:p w14:paraId="1AFB502E" w14:textId="66F2CF43" w:rsidR="009F3952" w:rsidRDefault="00F10D71">
      <w:pPr>
        <w:pStyle w:val="TableofFigures"/>
        <w:tabs>
          <w:tab w:val="right" w:leader="dot" w:pos="9016"/>
        </w:tabs>
        <w:rPr>
          <w:rFonts w:asciiTheme="minorHAnsi" w:eastAsiaTheme="minorEastAsia" w:hAnsiTheme="minorHAnsi"/>
          <w:noProof/>
          <w:sz w:val="22"/>
        </w:rPr>
      </w:pPr>
      <w:hyperlink w:anchor="_Toc17899770" w:history="1">
        <w:r w:rsidR="009F3952" w:rsidRPr="007B395F">
          <w:rPr>
            <w:rStyle w:val="Hyperlink"/>
            <w:rFonts w:eastAsiaTheme="majorEastAsia"/>
            <w:noProof/>
          </w:rPr>
          <w:t>Figure 15: Most commonly detect features in the Haar Cascade algorithm</w:t>
        </w:r>
        <w:r w:rsidR="009F3952">
          <w:rPr>
            <w:noProof/>
            <w:webHidden/>
          </w:rPr>
          <w:tab/>
        </w:r>
        <w:r w:rsidR="009F3952">
          <w:rPr>
            <w:noProof/>
            <w:webHidden/>
          </w:rPr>
          <w:fldChar w:fldCharType="begin"/>
        </w:r>
        <w:r w:rsidR="009F3952">
          <w:rPr>
            <w:noProof/>
            <w:webHidden/>
          </w:rPr>
          <w:instrText xml:space="preserve"> PAGEREF _Toc17899770 \h </w:instrText>
        </w:r>
        <w:r w:rsidR="009F3952">
          <w:rPr>
            <w:noProof/>
            <w:webHidden/>
          </w:rPr>
        </w:r>
        <w:r w:rsidR="009F3952">
          <w:rPr>
            <w:noProof/>
            <w:webHidden/>
          </w:rPr>
          <w:fldChar w:fldCharType="separate"/>
        </w:r>
        <w:r w:rsidR="009F3952">
          <w:rPr>
            <w:noProof/>
            <w:webHidden/>
          </w:rPr>
          <w:t>33</w:t>
        </w:r>
        <w:r w:rsidR="009F3952">
          <w:rPr>
            <w:noProof/>
            <w:webHidden/>
          </w:rPr>
          <w:fldChar w:fldCharType="end"/>
        </w:r>
      </w:hyperlink>
    </w:p>
    <w:p w14:paraId="363FAE68" w14:textId="62B83BA0" w:rsidR="009F3952" w:rsidRDefault="00F10D71">
      <w:pPr>
        <w:pStyle w:val="TableofFigures"/>
        <w:tabs>
          <w:tab w:val="right" w:leader="dot" w:pos="9016"/>
        </w:tabs>
        <w:rPr>
          <w:rFonts w:asciiTheme="minorHAnsi" w:eastAsiaTheme="minorEastAsia" w:hAnsiTheme="minorHAnsi"/>
          <w:noProof/>
          <w:sz w:val="22"/>
        </w:rPr>
      </w:pPr>
      <w:hyperlink w:anchor="_Toc17899771" w:history="1">
        <w:r w:rsidR="009F3952" w:rsidRPr="007B395F">
          <w:rPr>
            <w:rStyle w:val="Hyperlink"/>
            <w:rFonts w:eastAsiaTheme="majorEastAsia"/>
            <w:noProof/>
          </w:rPr>
          <w:t>Figure 16: Incremental Software Development Lifecycle for a Home Surveillance System</w:t>
        </w:r>
        <w:r w:rsidR="009F3952">
          <w:rPr>
            <w:noProof/>
            <w:webHidden/>
          </w:rPr>
          <w:tab/>
        </w:r>
        <w:r w:rsidR="009F3952">
          <w:rPr>
            <w:noProof/>
            <w:webHidden/>
          </w:rPr>
          <w:fldChar w:fldCharType="begin"/>
        </w:r>
        <w:r w:rsidR="009F3952">
          <w:rPr>
            <w:noProof/>
            <w:webHidden/>
          </w:rPr>
          <w:instrText xml:space="preserve"> PAGEREF _Toc17899771 \h </w:instrText>
        </w:r>
        <w:r w:rsidR="009F3952">
          <w:rPr>
            <w:noProof/>
            <w:webHidden/>
          </w:rPr>
        </w:r>
        <w:r w:rsidR="009F3952">
          <w:rPr>
            <w:noProof/>
            <w:webHidden/>
          </w:rPr>
          <w:fldChar w:fldCharType="separate"/>
        </w:r>
        <w:r w:rsidR="009F3952">
          <w:rPr>
            <w:noProof/>
            <w:webHidden/>
          </w:rPr>
          <w:t>42</w:t>
        </w:r>
        <w:r w:rsidR="009F3952">
          <w:rPr>
            <w:noProof/>
            <w:webHidden/>
          </w:rPr>
          <w:fldChar w:fldCharType="end"/>
        </w:r>
      </w:hyperlink>
    </w:p>
    <w:p w14:paraId="4412A060" w14:textId="6243BED1" w:rsidR="009F3952" w:rsidRDefault="00F10D71">
      <w:pPr>
        <w:pStyle w:val="TableofFigures"/>
        <w:tabs>
          <w:tab w:val="right" w:leader="dot" w:pos="9016"/>
        </w:tabs>
        <w:rPr>
          <w:rFonts w:asciiTheme="minorHAnsi" w:eastAsiaTheme="minorEastAsia" w:hAnsiTheme="minorHAnsi"/>
          <w:noProof/>
          <w:sz w:val="22"/>
        </w:rPr>
      </w:pPr>
      <w:hyperlink w:anchor="_Toc17899772" w:history="1">
        <w:r w:rsidR="009F3952" w:rsidRPr="007B395F">
          <w:rPr>
            <w:rStyle w:val="Hyperlink"/>
            <w:rFonts w:eastAsiaTheme="majorEastAsia"/>
            <w:noProof/>
          </w:rPr>
          <w:t>Figure 17: Main Interaction of the Surveillance System and Smart Phone Application</w:t>
        </w:r>
        <w:r w:rsidR="009F3952">
          <w:rPr>
            <w:noProof/>
            <w:webHidden/>
          </w:rPr>
          <w:tab/>
        </w:r>
        <w:r w:rsidR="009F3952">
          <w:rPr>
            <w:noProof/>
            <w:webHidden/>
          </w:rPr>
          <w:fldChar w:fldCharType="begin"/>
        </w:r>
        <w:r w:rsidR="009F3952">
          <w:rPr>
            <w:noProof/>
            <w:webHidden/>
          </w:rPr>
          <w:instrText xml:space="preserve"> PAGEREF _Toc17899772 \h </w:instrText>
        </w:r>
        <w:r w:rsidR="009F3952">
          <w:rPr>
            <w:noProof/>
            <w:webHidden/>
          </w:rPr>
        </w:r>
        <w:r w:rsidR="009F3952">
          <w:rPr>
            <w:noProof/>
            <w:webHidden/>
          </w:rPr>
          <w:fldChar w:fldCharType="separate"/>
        </w:r>
        <w:r w:rsidR="009F3952">
          <w:rPr>
            <w:noProof/>
            <w:webHidden/>
          </w:rPr>
          <w:t>43</w:t>
        </w:r>
        <w:r w:rsidR="009F3952">
          <w:rPr>
            <w:noProof/>
            <w:webHidden/>
          </w:rPr>
          <w:fldChar w:fldCharType="end"/>
        </w:r>
      </w:hyperlink>
    </w:p>
    <w:p w14:paraId="199F5F7D" w14:textId="48E9CD78" w:rsidR="009F3952" w:rsidRDefault="00F10D71">
      <w:pPr>
        <w:pStyle w:val="TableofFigures"/>
        <w:tabs>
          <w:tab w:val="right" w:leader="dot" w:pos="9016"/>
        </w:tabs>
        <w:rPr>
          <w:rFonts w:asciiTheme="minorHAnsi" w:eastAsiaTheme="minorEastAsia" w:hAnsiTheme="minorHAnsi"/>
          <w:noProof/>
          <w:sz w:val="22"/>
        </w:rPr>
      </w:pPr>
      <w:hyperlink w:anchor="_Toc17899773" w:history="1">
        <w:r w:rsidR="009F3952" w:rsidRPr="007B395F">
          <w:rPr>
            <w:rStyle w:val="Hyperlink"/>
            <w:rFonts w:eastAsiaTheme="majorEastAsia"/>
            <w:noProof/>
          </w:rPr>
          <w:t>Figure 18: Example of using face_recognition support library to receive faces</w:t>
        </w:r>
        <w:r w:rsidR="009F3952">
          <w:rPr>
            <w:noProof/>
            <w:webHidden/>
          </w:rPr>
          <w:tab/>
        </w:r>
        <w:r w:rsidR="009F3952">
          <w:rPr>
            <w:noProof/>
            <w:webHidden/>
          </w:rPr>
          <w:fldChar w:fldCharType="begin"/>
        </w:r>
        <w:r w:rsidR="009F3952">
          <w:rPr>
            <w:noProof/>
            <w:webHidden/>
          </w:rPr>
          <w:instrText xml:space="preserve"> PAGEREF _Toc17899773 \h </w:instrText>
        </w:r>
        <w:r w:rsidR="009F3952">
          <w:rPr>
            <w:noProof/>
            <w:webHidden/>
          </w:rPr>
        </w:r>
        <w:r w:rsidR="009F3952">
          <w:rPr>
            <w:noProof/>
            <w:webHidden/>
          </w:rPr>
          <w:fldChar w:fldCharType="separate"/>
        </w:r>
        <w:r w:rsidR="009F3952">
          <w:rPr>
            <w:noProof/>
            <w:webHidden/>
          </w:rPr>
          <w:t>45</w:t>
        </w:r>
        <w:r w:rsidR="009F3952">
          <w:rPr>
            <w:noProof/>
            <w:webHidden/>
          </w:rPr>
          <w:fldChar w:fldCharType="end"/>
        </w:r>
      </w:hyperlink>
    </w:p>
    <w:p w14:paraId="121F055F" w14:textId="3988E8E1" w:rsidR="009F3952" w:rsidRDefault="00F10D71">
      <w:pPr>
        <w:pStyle w:val="TableofFigures"/>
        <w:tabs>
          <w:tab w:val="right" w:leader="dot" w:pos="9016"/>
        </w:tabs>
        <w:rPr>
          <w:rFonts w:asciiTheme="minorHAnsi" w:eastAsiaTheme="minorEastAsia" w:hAnsiTheme="minorHAnsi"/>
          <w:noProof/>
          <w:sz w:val="22"/>
        </w:rPr>
      </w:pPr>
      <w:hyperlink w:anchor="_Toc17899774" w:history="1">
        <w:r w:rsidR="009F3952" w:rsidRPr="007B395F">
          <w:rPr>
            <w:rStyle w:val="Hyperlink"/>
            <w:rFonts w:eastAsiaTheme="majorEastAsia"/>
            <w:noProof/>
          </w:rPr>
          <w:t>Figure 19: UML Class Diagram highlighting the relationships between the user and MQTT interaction</w:t>
        </w:r>
        <w:r w:rsidR="009F3952">
          <w:rPr>
            <w:noProof/>
            <w:webHidden/>
          </w:rPr>
          <w:tab/>
        </w:r>
        <w:r w:rsidR="009F3952">
          <w:rPr>
            <w:noProof/>
            <w:webHidden/>
          </w:rPr>
          <w:fldChar w:fldCharType="begin"/>
        </w:r>
        <w:r w:rsidR="009F3952">
          <w:rPr>
            <w:noProof/>
            <w:webHidden/>
          </w:rPr>
          <w:instrText xml:space="preserve"> PAGEREF _Toc17899774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4B1DC183" w14:textId="5C773AF9" w:rsidR="009F3952" w:rsidRDefault="00F10D71">
      <w:pPr>
        <w:pStyle w:val="TableofFigures"/>
        <w:tabs>
          <w:tab w:val="right" w:leader="dot" w:pos="9016"/>
        </w:tabs>
        <w:rPr>
          <w:rFonts w:asciiTheme="minorHAnsi" w:eastAsiaTheme="minorEastAsia" w:hAnsiTheme="minorHAnsi"/>
          <w:noProof/>
          <w:sz w:val="22"/>
        </w:rPr>
      </w:pPr>
      <w:hyperlink w:anchor="_Toc17899775" w:history="1">
        <w:r w:rsidR="009F3952" w:rsidRPr="007B395F">
          <w:rPr>
            <w:rStyle w:val="Hyperlink"/>
            <w:rFonts w:eastAsiaTheme="majorEastAsia"/>
            <w:noProof/>
          </w:rPr>
          <w:t>Figure 20: Android Emulator showing fingerprint verification</w:t>
        </w:r>
        <w:r w:rsidR="009F3952">
          <w:rPr>
            <w:noProof/>
            <w:webHidden/>
          </w:rPr>
          <w:tab/>
        </w:r>
        <w:r w:rsidR="009F3952">
          <w:rPr>
            <w:noProof/>
            <w:webHidden/>
          </w:rPr>
          <w:fldChar w:fldCharType="begin"/>
        </w:r>
        <w:r w:rsidR="009F3952">
          <w:rPr>
            <w:noProof/>
            <w:webHidden/>
          </w:rPr>
          <w:instrText xml:space="preserve"> PAGEREF _Toc17899775 \h </w:instrText>
        </w:r>
        <w:r w:rsidR="009F3952">
          <w:rPr>
            <w:noProof/>
            <w:webHidden/>
          </w:rPr>
        </w:r>
        <w:r w:rsidR="009F3952">
          <w:rPr>
            <w:noProof/>
            <w:webHidden/>
          </w:rPr>
          <w:fldChar w:fldCharType="separate"/>
        </w:r>
        <w:r w:rsidR="009F3952">
          <w:rPr>
            <w:noProof/>
            <w:webHidden/>
          </w:rPr>
          <w:t>52</w:t>
        </w:r>
        <w:r w:rsidR="009F3952">
          <w:rPr>
            <w:noProof/>
            <w:webHidden/>
          </w:rPr>
          <w:fldChar w:fldCharType="end"/>
        </w:r>
      </w:hyperlink>
    </w:p>
    <w:p w14:paraId="4F959AAD" w14:textId="28A7B38D" w:rsidR="009F3952" w:rsidRDefault="00F10D71">
      <w:pPr>
        <w:pStyle w:val="TableofFigures"/>
        <w:tabs>
          <w:tab w:val="right" w:leader="dot" w:pos="9016"/>
        </w:tabs>
        <w:rPr>
          <w:rFonts w:asciiTheme="minorHAnsi" w:eastAsiaTheme="minorEastAsia" w:hAnsiTheme="minorHAnsi"/>
          <w:noProof/>
          <w:sz w:val="22"/>
        </w:rPr>
      </w:pPr>
      <w:hyperlink w:anchor="_Toc17899776" w:history="1">
        <w:r w:rsidR="009F3952" w:rsidRPr="007B395F">
          <w:rPr>
            <w:rStyle w:val="Hyperlink"/>
            <w:rFonts w:eastAsiaTheme="majorEastAsia"/>
            <w:noProof/>
          </w:rPr>
          <w:t>Figure 21: Entity Relationship showing overall database structure</w:t>
        </w:r>
        <w:r w:rsidR="009F3952">
          <w:rPr>
            <w:noProof/>
            <w:webHidden/>
          </w:rPr>
          <w:tab/>
        </w:r>
        <w:r w:rsidR="009F3952">
          <w:rPr>
            <w:noProof/>
            <w:webHidden/>
          </w:rPr>
          <w:fldChar w:fldCharType="begin"/>
        </w:r>
        <w:r w:rsidR="009F3952">
          <w:rPr>
            <w:noProof/>
            <w:webHidden/>
          </w:rPr>
          <w:instrText xml:space="preserve"> PAGEREF _Toc17899776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395BC1C1" w14:textId="7D8B8CEE" w:rsidR="009F3952" w:rsidRDefault="00F10D71">
      <w:pPr>
        <w:pStyle w:val="TableofFigures"/>
        <w:tabs>
          <w:tab w:val="right" w:leader="dot" w:pos="9016"/>
        </w:tabs>
        <w:rPr>
          <w:rFonts w:asciiTheme="minorHAnsi" w:eastAsiaTheme="minorEastAsia" w:hAnsiTheme="minorHAnsi"/>
          <w:noProof/>
          <w:sz w:val="22"/>
        </w:rPr>
      </w:pPr>
      <w:hyperlink w:anchor="_Toc17899777" w:history="1">
        <w:r w:rsidR="009F3952" w:rsidRPr="007B395F">
          <w:rPr>
            <w:rStyle w:val="Hyperlink"/>
            <w:rFonts w:eastAsiaTheme="majorEastAsia"/>
            <w:noProof/>
          </w:rPr>
          <w:t>Figure 22: Android Emulator showing MQTT configuration settings page</w:t>
        </w:r>
        <w:r w:rsidR="009F3952">
          <w:rPr>
            <w:noProof/>
            <w:webHidden/>
          </w:rPr>
          <w:tab/>
        </w:r>
        <w:r w:rsidR="009F3952">
          <w:rPr>
            <w:noProof/>
            <w:webHidden/>
          </w:rPr>
          <w:fldChar w:fldCharType="begin"/>
        </w:r>
        <w:r w:rsidR="009F3952">
          <w:rPr>
            <w:noProof/>
            <w:webHidden/>
          </w:rPr>
          <w:instrText xml:space="preserve"> PAGEREF _Toc17899777 \h </w:instrText>
        </w:r>
        <w:r w:rsidR="009F3952">
          <w:rPr>
            <w:noProof/>
            <w:webHidden/>
          </w:rPr>
        </w:r>
        <w:r w:rsidR="009F3952">
          <w:rPr>
            <w:noProof/>
            <w:webHidden/>
          </w:rPr>
          <w:fldChar w:fldCharType="separate"/>
        </w:r>
        <w:r w:rsidR="009F3952">
          <w:rPr>
            <w:noProof/>
            <w:webHidden/>
          </w:rPr>
          <w:t>54</w:t>
        </w:r>
        <w:r w:rsidR="009F3952">
          <w:rPr>
            <w:noProof/>
            <w:webHidden/>
          </w:rPr>
          <w:fldChar w:fldCharType="end"/>
        </w:r>
      </w:hyperlink>
    </w:p>
    <w:p w14:paraId="1024D9F7" w14:textId="11F43278" w:rsidR="009F3952" w:rsidRDefault="00F10D71">
      <w:pPr>
        <w:pStyle w:val="TableofFigures"/>
        <w:tabs>
          <w:tab w:val="right" w:leader="dot" w:pos="9016"/>
        </w:tabs>
        <w:rPr>
          <w:rFonts w:asciiTheme="minorHAnsi" w:eastAsiaTheme="minorEastAsia" w:hAnsiTheme="minorHAnsi"/>
          <w:noProof/>
          <w:sz w:val="22"/>
        </w:rPr>
      </w:pPr>
      <w:hyperlink w:anchor="_Toc17899778" w:history="1">
        <w:r w:rsidR="009F3952" w:rsidRPr="007B395F">
          <w:rPr>
            <w:rStyle w:val="Hyperlink"/>
            <w:rFonts w:eastAsiaTheme="majorEastAsia"/>
            <w:noProof/>
          </w:rPr>
          <w:t>Figure 23: Mosquitto broker (RPi) interacting with Paho &amp; M2Mqtt clients</w:t>
        </w:r>
        <w:r w:rsidR="009F3952">
          <w:rPr>
            <w:noProof/>
            <w:webHidden/>
          </w:rPr>
          <w:tab/>
        </w:r>
        <w:r w:rsidR="009F3952">
          <w:rPr>
            <w:noProof/>
            <w:webHidden/>
          </w:rPr>
          <w:fldChar w:fldCharType="begin"/>
        </w:r>
        <w:r w:rsidR="009F3952">
          <w:rPr>
            <w:noProof/>
            <w:webHidden/>
          </w:rPr>
          <w:instrText xml:space="preserve"> PAGEREF _Toc17899778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70CA8BD4" w14:textId="278EEE03" w:rsidR="009F3952" w:rsidRDefault="00F10D71">
      <w:pPr>
        <w:pStyle w:val="TableofFigures"/>
        <w:tabs>
          <w:tab w:val="right" w:leader="dot" w:pos="9016"/>
        </w:tabs>
        <w:rPr>
          <w:rFonts w:asciiTheme="minorHAnsi" w:eastAsiaTheme="minorEastAsia" w:hAnsiTheme="minorHAnsi"/>
          <w:noProof/>
          <w:sz w:val="22"/>
        </w:rPr>
      </w:pPr>
      <w:hyperlink w:anchor="_Toc17899779" w:history="1">
        <w:r w:rsidR="009F3952" w:rsidRPr="007B395F">
          <w:rPr>
            <w:rStyle w:val="Hyperlink"/>
            <w:rFonts w:eastAsiaTheme="majorEastAsia"/>
            <w:noProof/>
          </w:rPr>
          <w:t>Figure 24: App showing successful connection on three different security layers</w:t>
        </w:r>
        <w:r w:rsidR="009F3952">
          <w:rPr>
            <w:noProof/>
            <w:webHidden/>
          </w:rPr>
          <w:tab/>
        </w:r>
        <w:r w:rsidR="009F3952">
          <w:rPr>
            <w:noProof/>
            <w:webHidden/>
          </w:rPr>
          <w:fldChar w:fldCharType="begin"/>
        </w:r>
        <w:r w:rsidR="009F3952">
          <w:rPr>
            <w:noProof/>
            <w:webHidden/>
          </w:rPr>
          <w:instrText xml:space="preserve"> PAGEREF _Toc17899779 \h </w:instrText>
        </w:r>
        <w:r w:rsidR="009F3952">
          <w:rPr>
            <w:noProof/>
            <w:webHidden/>
          </w:rPr>
        </w:r>
        <w:r w:rsidR="009F3952">
          <w:rPr>
            <w:noProof/>
            <w:webHidden/>
          </w:rPr>
          <w:fldChar w:fldCharType="separate"/>
        </w:r>
        <w:r w:rsidR="009F3952">
          <w:rPr>
            <w:noProof/>
            <w:webHidden/>
          </w:rPr>
          <w:t>56</w:t>
        </w:r>
        <w:r w:rsidR="009F3952">
          <w:rPr>
            <w:noProof/>
            <w:webHidden/>
          </w:rPr>
          <w:fldChar w:fldCharType="end"/>
        </w:r>
      </w:hyperlink>
    </w:p>
    <w:p w14:paraId="25633F93" w14:textId="7A727DCA" w:rsidR="009F3952" w:rsidRDefault="00F10D71">
      <w:pPr>
        <w:pStyle w:val="TableofFigures"/>
        <w:tabs>
          <w:tab w:val="right" w:leader="dot" w:pos="9016"/>
        </w:tabs>
        <w:rPr>
          <w:rFonts w:asciiTheme="minorHAnsi" w:eastAsiaTheme="minorEastAsia" w:hAnsiTheme="minorHAnsi"/>
          <w:noProof/>
          <w:sz w:val="22"/>
        </w:rPr>
      </w:pPr>
      <w:hyperlink w:anchor="_Toc17899780" w:history="1">
        <w:r w:rsidR="009F3952" w:rsidRPr="007B395F">
          <w:rPr>
            <w:rStyle w:val="Hyperlink"/>
            <w:rFonts w:eastAsiaTheme="majorEastAsia"/>
            <w:noProof/>
          </w:rPr>
          <w:t>Figure 25: MQTT Communication secured using Certification and TLS</w:t>
        </w:r>
        <w:r w:rsidR="009F3952">
          <w:rPr>
            <w:noProof/>
            <w:webHidden/>
          </w:rPr>
          <w:tab/>
        </w:r>
        <w:r w:rsidR="009F3952">
          <w:rPr>
            <w:noProof/>
            <w:webHidden/>
          </w:rPr>
          <w:fldChar w:fldCharType="begin"/>
        </w:r>
        <w:r w:rsidR="009F3952">
          <w:rPr>
            <w:noProof/>
            <w:webHidden/>
          </w:rPr>
          <w:instrText xml:space="preserve"> PAGEREF _Toc17899780 \h </w:instrText>
        </w:r>
        <w:r w:rsidR="009F3952">
          <w:rPr>
            <w:noProof/>
            <w:webHidden/>
          </w:rPr>
        </w:r>
        <w:r w:rsidR="009F3952">
          <w:rPr>
            <w:noProof/>
            <w:webHidden/>
          </w:rPr>
          <w:fldChar w:fldCharType="separate"/>
        </w:r>
        <w:r w:rsidR="009F3952">
          <w:rPr>
            <w:noProof/>
            <w:webHidden/>
          </w:rPr>
          <w:t>59</w:t>
        </w:r>
        <w:r w:rsidR="009F3952">
          <w:rPr>
            <w:noProof/>
            <w:webHidden/>
          </w:rPr>
          <w:fldChar w:fldCharType="end"/>
        </w:r>
      </w:hyperlink>
    </w:p>
    <w:p w14:paraId="6B8AB21B" w14:textId="6247F019" w:rsidR="009F3952" w:rsidRDefault="00F10D71">
      <w:pPr>
        <w:pStyle w:val="TableofFigures"/>
        <w:tabs>
          <w:tab w:val="right" w:leader="dot" w:pos="9016"/>
        </w:tabs>
        <w:rPr>
          <w:rFonts w:asciiTheme="minorHAnsi" w:eastAsiaTheme="minorEastAsia" w:hAnsiTheme="minorHAnsi"/>
          <w:noProof/>
          <w:sz w:val="22"/>
        </w:rPr>
      </w:pPr>
      <w:hyperlink w:anchor="_Toc17899781" w:history="1">
        <w:r w:rsidR="009F3952" w:rsidRPr="007B395F">
          <w:rPr>
            <w:rStyle w:val="Hyperlink"/>
            <w:rFonts w:eastAsiaTheme="majorEastAsia"/>
            <w:noProof/>
          </w:rPr>
          <w:t>Figure 26: Kali Linux Kernel showing Dictionary Attack using 'Hydra' Software</w:t>
        </w:r>
        <w:r w:rsidR="009F3952">
          <w:rPr>
            <w:noProof/>
            <w:webHidden/>
          </w:rPr>
          <w:tab/>
        </w:r>
        <w:r w:rsidR="009F3952">
          <w:rPr>
            <w:noProof/>
            <w:webHidden/>
          </w:rPr>
          <w:fldChar w:fldCharType="begin"/>
        </w:r>
        <w:r w:rsidR="009F3952">
          <w:rPr>
            <w:noProof/>
            <w:webHidden/>
          </w:rPr>
          <w:instrText xml:space="preserve"> PAGEREF _Toc17899781 \h </w:instrText>
        </w:r>
        <w:r w:rsidR="009F3952">
          <w:rPr>
            <w:noProof/>
            <w:webHidden/>
          </w:rPr>
        </w:r>
        <w:r w:rsidR="009F3952">
          <w:rPr>
            <w:noProof/>
            <w:webHidden/>
          </w:rPr>
          <w:fldChar w:fldCharType="separate"/>
        </w:r>
        <w:r w:rsidR="009F3952">
          <w:rPr>
            <w:noProof/>
            <w:webHidden/>
          </w:rPr>
          <w:t>62</w:t>
        </w:r>
        <w:r w:rsidR="009F3952">
          <w:rPr>
            <w:noProof/>
            <w:webHidden/>
          </w:rPr>
          <w:fldChar w:fldCharType="end"/>
        </w:r>
      </w:hyperlink>
    </w:p>
    <w:p w14:paraId="42DFAF7E" w14:textId="2739AE79" w:rsidR="009F3952" w:rsidRDefault="00F10D71">
      <w:pPr>
        <w:pStyle w:val="TableofFigures"/>
        <w:tabs>
          <w:tab w:val="right" w:leader="dot" w:pos="9016"/>
        </w:tabs>
        <w:rPr>
          <w:rFonts w:asciiTheme="minorHAnsi" w:eastAsiaTheme="minorEastAsia" w:hAnsiTheme="minorHAnsi"/>
          <w:noProof/>
          <w:sz w:val="22"/>
        </w:rPr>
      </w:pPr>
      <w:hyperlink w:anchor="_Toc17899782" w:history="1">
        <w:r w:rsidR="009F3952" w:rsidRPr="007B395F">
          <w:rPr>
            <w:rStyle w:val="Hyperlink"/>
            <w:rFonts w:eastAsiaTheme="majorEastAsia"/>
            <w:noProof/>
          </w:rPr>
          <w:t>Figure 28: Difference in Computational Stress between the HOG and Haar algorithms</w:t>
        </w:r>
        <w:r w:rsidR="009F3952">
          <w:rPr>
            <w:noProof/>
            <w:webHidden/>
          </w:rPr>
          <w:tab/>
        </w:r>
        <w:r w:rsidR="009F3952">
          <w:rPr>
            <w:noProof/>
            <w:webHidden/>
          </w:rPr>
          <w:fldChar w:fldCharType="begin"/>
        </w:r>
        <w:r w:rsidR="009F3952">
          <w:rPr>
            <w:noProof/>
            <w:webHidden/>
          </w:rPr>
          <w:instrText xml:space="preserve"> PAGEREF _Toc17899782 \h </w:instrText>
        </w:r>
        <w:r w:rsidR="009F3952">
          <w:rPr>
            <w:noProof/>
            <w:webHidden/>
          </w:rPr>
        </w:r>
        <w:r w:rsidR="009F3952">
          <w:rPr>
            <w:noProof/>
            <w:webHidden/>
          </w:rPr>
          <w:fldChar w:fldCharType="separate"/>
        </w:r>
        <w:r w:rsidR="009F3952">
          <w:rPr>
            <w:noProof/>
            <w:webHidden/>
          </w:rPr>
          <w:t>65</w:t>
        </w:r>
        <w:r w:rsidR="009F3952">
          <w:rPr>
            <w:noProof/>
            <w:webHidden/>
          </w:rPr>
          <w:fldChar w:fldCharType="end"/>
        </w:r>
      </w:hyperlink>
    </w:p>
    <w:p w14:paraId="1A5C4E04" w14:textId="6447F8C3" w:rsidR="009F3952" w:rsidRDefault="00F10D71">
      <w:pPr>
        <w:pStyle w:val="TableofFigures"/>
        <w:tabs>
          <w:tab w:val="right" w:leader="dot" w:pos="9016"/>
        </w:tabs>
        <w:rPr>
          <w:rFonts w:asciiTheme="minorHAnsi" w:eastAsiaTheme="minorEastAsia" w:hAnsiTheme="minorHAnsi"/>
          <w:noProof/>
          <w:sz w:val="22"/>
        </w:rPr>
      </w:pPr>
      <w:hyperlink w:anchor="_Toc17899783" w:history="1">
        <w:r w:rsidR="009F3952" w:rsidRPr="007B395F">
          <w:rPr>
            <w:rStyle w:val="Hyperlink"/>
            <w:rFonts w:eastAsiaTheme="majorEastAsia"/>
            <w:noProof/>
          </w:rPr>
          <w:t>Figure 29: Difference in Memory Consumption between the HOG and Haar algorithms using 10 encoded images</w:t>
        </w:r>
        <w:r w:rsidR="009F3952">
          <w:rPr>
            <w:noProof/>
            <w:webHidden/>
          </w:rPr>
          <w:tab/>
        </w:r>
        <w:r w:rsidR="009F3952">
          <w:rPr>
            <w:noProof/>
            <w:webHidden/>
          </w:rPr>
          <w:fldChar w:fldCharType="begin"/>
        </w:r>
        <w:r w:rsidR="009F3952">
          <w:rPr>
            <w:noProof/>
            <w:webHidden/>
          </w:rPr>
          <w:instrText xml:space="preserve"> PAGEREF _Toc17899783 \h </w:instrText>
        </w:r>
        <w:r w:rsidR="009F3952">
          <w:rPr>
            <w:noProof/>
            <w:webHidden/>
          </w:rPr>
        </w:r>
        <w:r w:rsidR="009F3952">
          <w:rPr>
            <w:noProof/>
            <w:webHidden/>
          </w:rPr>
          <w:fldChar w:fldCharType="separate"/>
        </w:r>
        <w:r w:rsidR="009F3952">
          <w:rPr>
            <w:noProof/>
            <w:webHidden/>
          </w:rPr>
          <w:t>65</w:t>
        </w:r>
        <w:r w:rsidR="009F3952">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E317C0">
      <w:pPr>
        <w:pStyle w:val="Heading1"/>
      </w:pPr>
      <w:bookmarkStart w:id="26" w:name="_Toc15564753"/>
      <w:bookmarkStart w:id="27" w:name="_Toc16606021"/>
      <w:bookmarkStart w:id="28" w:name="_Toc17228319"/>
      <w:bookmarkStart w:id="29" w:name="_Toc17394547"/>
      <w:bookmarkStart w:id="30" w:name="_Toc17899651"/>
      <w:r>
        <w:lastRenderedPageBreak/>
        <w:t>Table of Tables</w:t>
      </w:r>
      <w:bookmarkEnd w:id="26"/>
      <w:bookmarkEnd w:id="27"/>
      <w:bookmarkEnd w:id="28"/>
      <w:bookmarkEnd w:id="29"/>
      <w:bookmarkEnd w:id="30"/>
    </w:p>
    <w:p w14:paraId="6CF5BF4D" w14:textId="61974576" w:rsidR="009F3952"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7899784" w:history="1">
        <w:r w:rsidR="009F3952" w:rsidRPr="00B40A61">
          <w:rPr>
            <w:rStyle w:val="Hyperlink"/>
            <w:rFonts w:eastAsiaTheme="majorEastAsia"/>
            <w:noProof/>
          </w:rPr>
          <w:t>Table 1: Comparison of common IoT Network Communication Protocols</w:t>
        </w:r>
        <w:r w:rsidR="009F3952">
          <w:rPr>
            <w:noProof/>
            <w:webHidden/>
          </w:rPr>
          <w:tab/>
        </w:r>
        <w:r w:rsidR="009F3952">
          <w:rPr>
            <w:noProof/>
            <w:webHidden/>
          </w:rPr>
          <w:fldChar w:fldCharType="begin"/>
        </w:r>
        <w:r w:rsidR="009F3952">
          <w:rPr>
            <w:noProof/>
            <w:webHidden/>
          </w:rPr>
          <w:instrText xml:space="preserve"> PAGEREF _Toc17899784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2AB8DCEB" w14:textId="777517FF" w:rsidR="009F3952" w:rsidRDefault="00F10D71">
      <w:pPr>
        <w:pStyle w:val="TableofFigures"/>
        <w:tabs>
          <w:tab w:val="right" w:leader="dot" w:pos="9016"/>
        </w:tabs>
        <w:rPr>
          <w:rFonts w:asciiTheme="minorHAnsi" w:eastAsiaTheme="minorEastAsia" w:hAnsiTheme="minorHAnsi"/>
          <w:noProof/>
          <w:sz w:val="22"/>
        </w:rPr>
      </w:pPr>
      <w:hyperlink w:anchor="_Toc17899785" w:history="1">
        <w:r w:rsidR="009F3952" w:rsidRPr="00B40A61">
          <w:rPr>
            <w:rStyle w:val="Hyperlink"/>
            <w:rFonts w:eastAsiaTheme="majorEastAsia"/>
            <w:noProof/>
          </w:rPr>
          <w:t>Table 2: Features of most common IoT Application Communication Protocols</w:t>
        </w:r>
        <w:r w:rsidR="009F3952">
          <w:rPr>
            <w:noProof/>
            <w:webHidden/>
          </w:rPr>
          <w:tab/>
        </w:r>
        <w:r w:rsidR="009F3952">
          <w:rPr>
            <w:noProof/>
            <w:webHidden/>
          </w:rPr>
          <w:fldChar w:fldCharType="begin"/>
        </w:r>
        <w:r w:rsidR="009F3952">
          <w:rPr>
            <w:noProof/>
            <w:webHidden/>
          </w:rPr>
          <w:instrText xml:space="preserve"> PAGEREF _Toc17899785 \h </w:instrText>
        </w:r>
        <w:r w:rsidR="009F3952">
          <w:rPr>
            <w:noProof/>
            <w:webHidden/>
          </w:rPr>
        </w:r>
        <w:r w:rsidR="009F3952">
          <w:rPr>
            <w:noProof/>
            <w:webHidden/>
          </w:rPr>
          <w:fldChar w:fldCharType="separate"/>
        </w:r>
        <w:r w:rsidR="009F3952">
          <w:rPr>
            <w:noProof/>
            <w:webHidden/>
          </w:rPr>
          <w:t>23</w:t>
        </w:r>
        <w:r w:rsidR="009F3952">
          <w:rPr>
            <w:noProof/>
            <w:webHidden/>
          </w:rPr>
          <w:fldChar w:fldCharType="end"/>
        </w:r>
      </w:hyperlink>
    </w:p>
    <w:p w14:paraId="10FFE53C" w14:textId="10A0A2F9" w:rsidR="009F3952" w:rsidRDefault="00F10D71">
      <w:pPr>
        <w:pStyle w:val="TableofFigures"/>
        <w:tabs>
          <w:tab w:val="right" w:leader="dot" w:pos="9016"/>
        </w:tabs>
        <w:rPr>
          <w:rFonts w:asciiTheme="minorHAnsi" w:eastAsiaTheme="minorEastAsia" w:hAnsiTheme="minorHAnsi"/>
          <w:noProof/>
          <w:sz w:val="22"/>
        </w:rPr>
      </w:pPr>
      <w:hyperlink w:anchor="_Toc17899786" w:history="1">
        <w:r w:rsidR="009F3952" w:rsidRPr="00B40A61">
          <w:rPr>
            <w:rStyle w:val="Hyperlink"/>
            <w:rFonts w:eastAsiaTheme="majorEastAsia"/>
            <w:noProof/>
          </w:rPr>
          <w:t>Table 3: Serialized size in bytes (Sumaray and Makki, 2012)</w:t>
        </w:r>
        <w:r w:rsidR="009F3952">
          <w:rPr>
            <w:noProof/>
            <w:webHidden/>
          </w:rPr>
          <w:tab/>
        </w:r>
        <w:r w:rsidR="009F3952">
          <w:rPr>
            <w:noProof/>
            <w:webHidden/>
          </w:rPr>
          <w:fldChar w:fldCharType="begin"/>
        </w:r>
        <w:r w:rsidR="009F3952">
          <w:rPr>
            <w:noProof/>
            <w:webHidden/>
          </w:rPr>
          <w:instrText xml:space="preserve"> PAGEREF _Toc17899786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4409FBAC" w14:textId="06871E01" w:rsidR="009F3952" w:rsidRDefault="00F10D71">
      <w:pPr>
        <w:pStyle w:val="TableofFigures"/>
        <w:tabs>
          <w:tab w:val="right" w:leader="dot" w:pos="9016"/>
        </w:tabs>
        <w:rPr>
          <w:rFonts w:asciiTheme="minorHAnsi" w:eastAsiaTheme="minorEastAsia" w:hAnsiTheme="minorHAnsi"/>
          <w:noProof/>
          <w:sz w:val="22"/>
        </w:rPr>
      </w:pPr>
      <w:hyperlink w:anchor="_Toc17899787" w:history="1">
        <w:r w:rsidR="009F3952" w:rsidRPr="00B40A61">
          <w:rPr>
            <w:rStyle w:val="Hyperlink"/>
            <w:rFonts w:eastAsiaTheme="majorEastAsia"/>
            <w:noProof/>
          </w:rPr>
          <w:t>Table 4: Average serialization time in milliseconds (Sumaray and Makki, 2012)</w:t>
        </w:r>
        <w:r w:rsidR="009F3952">
          <w:rPr>
            <w:noProof/>
            <w:webHidden/>
          </w:rPr>
          <w:tab/>
        </w:r>
        <w:r w:rsidR="009F3952">
          <w:rPr>
            <w:noProof/>
            <w:webHidden/>
          </w:rPr>
          <w:fldChar w:fldCharType="begin"/>
        </w:r>
        <w:r w:rsidR="009F3952">
          <w:rPr>
            <w:noProof/>
            <w:webHidden/>
          </w:rPr>
          <w:instrText xml:space="preserve"> PAGEREF _Toc17899787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4E08DD42" w14:textId="0D8C5DC7" w:rsidR="009F3952" w:rsidRDefault="00F10D71">
      <w:pPr>
        <w:pStyle w:val="TableofFigures"/>
        <w:tabs>
          <w:tab w:val="right" w:leader="dot" w:pos="9016"/>
        </w:tabs>
        <w:rPr>
          <w:rFonts w:asciiTheme="minorHAnsi" w:eastAsiaTheme="minorEastAsia" w:hAnsiTheme="minorHAnsi"/>
          <w:noProof/>
          <w:sz w:val="22"/>
        </w:rPr>
      </w:pPr>
      <w:hyperlink w:anchor="_Toc17899788" w:history="1">
        <w:r w:rsidR="009F3952" w:rsidRPr="00B40A61">
          <w:rPr>
            <w:rStyle w:val="Hyperlink"/>
            <w:rFonts w:eastAsiaTheme="majorEastAsia"/>
            <w:noProof/>
          </w:rPr>
          <w:t>Table 5: Average deserialization time in milliseconds (Sumaray and Makki, 2012)</w:t>
        </w:r>
        <w:r w:rsidR="009F3952">
          <w:rPr>
            <w:noProof/>
            <w:webHidden/>
          </w:rPr>
          <w:tab/>
        </w:r>
        <w:r w:rsidR="009F3952">
          <w:rPr>
            <w:noProof/>
            <w:webHidden/>
          </w:rPr>
          <w:fldChar w:fldCharType="begin"/>
        </w:r>
        <w:r w:rsidR="009F3952">
          <w:rPr>
            <w:noProof/>
            <w:webHidden/>
          </w:rPr>
          <w:instrText xml:space="preserve"> PAGEREF _Toc17899788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451D1CC5" w14:textId="5F3678A0" w:rsidR="009F3952" w:rsidRDefault="00F10D71">
      <w:pPr>
        <w:pStyle w:val="TableofFigures"/>
        <w:tabs>
          <w:tab w:val="right" w:leader="dot" w:pos="9016"/>
        </w:tabs>
        <w:rPr>
          <w:rFonts w:asciiTheme="minorHAnsi" w:eastAsiaTheme="minorEastAsia" w:hAnsiTheme="minorHAnsi"/>
          <w:noProof/>
          <w:sz w:val="22"/>
        </w:rPr>
      </w:pPr>
      <w:hyperlink w:anchor="_Toc17899789" w:history="1">
        <w:r w:rsidR="009F3952" w:rsidRPr="00B40A61">
          <w:rPr>
            <w:rStyle w:val="Hyperlink"/>
            <w:rFonts w:eastAsiaTheme="majorEastAsia"/>
            <w:noProof/>
          </w:rPr>
          <w:t>Table 6: Relevant IoT best practices in relation to the project</w:t>
        </w:r>
        <w:r w:rsidR="009F3952">
          <w:rPr>
            <w:noProof/>
            <w:webHidden/>
          </w:rPr>
          <w:tab/>
        </w:r>
        <w:r w:rsidR="009F3952">
          <w:rPr>
            <w:noProof/>
            <w:webHidden/>
          </w:rPr>
          <w:fldChar w:fldCharType="begin"/>
        </w:r>
        <w:r w:rsidR="009F3952">
          <w:rPr>
            <w:noProof/>
            <w:webHidden/>
          </w:rPr>
          <w:instrText xml:space="preserve"> PAGEREF _Toc17899789 \h </w:instrText>
        </w:r>
        <w:r w:rsidR="009F3952">
          <w:rPr>
            <w:noProof/>
            <w:webHidden/>
          </w:rPr>
        </w:r>
        <w:r w:rsidR="009F3952">
          <w:rPr>
            <w:noProof/>
            <w:webHidden/>
          </w:rPr>
          <w:fldChar w:fldCharType="separate"/>
        </w:r>
        <w:r w:rsidR="009F3952">
          <w:rPr>
            <w:noProof/>
            <w:webHidden/>
          </w:rPr>
          <w:t>35</w:t>
        </w:r>
        <w:r w:rsidR="009F3952">
          <w:rPr>
            <w:noProof/>
            <w:webHidden/>
          </w:rPr>
          <w:fldChar w:fldCharType="end"/>
        </w:r>
      </w:hyperlink>
    </w:p>
    <w:p w14:paraId="08E58BB5" w14:textId="1805E611" w:rsidR="009F3952" w:rsidRDefault="00F10D71">
      <w:pPr>
        <w:pStyle w:val="TableofFigures"/>
        <w:tabs>
          <w:tab w:val="right" w:leader="dot" w:pos="9016"/>
        </w:tabs>
        <w:rPr>
          <w:rFonts w:asciiTheme="minorHAnsi" w:eastAsiaTheme="minorEastAsia" w:hAnsiTheme="minorHAnsi"/>
          <w:noProof/>
          <w:sz w:val="22"/>
        </w:rPr>
      </w:pPr>
      <w:hyperlink w:anchor="_Toc17899790" w:history="1">
        <w:r w:rsidR="009F3952" w:rsidRPr="00B40A61">
          <w:rPr>
            <w:rStyle w:val="Hyperlink"/>
            <w:rFonts w:eastAsiaTheme="majorEastAsia"/>
            <w:noProof/>
          </w:rPr>
          <w:t>Table 7: Hardware Requirements for project</w:t>
        </w:r>
        <w:r w:rsidR="009F3952">
          <w:rPr>
            <w:noProof/>
            <w:webHidden/>
          </w:rPr>
          <w:tab/>
        </w:r>
        <w:r w:rsidR="009F3952">
          <w:rPr>
            <w:noProof/>
            <w:webHidden/>
          </w:rPr>
          <w:fldChar w:fldCharType="begin"/>
        </w:r>
        <w:r w:rsidR="009F3952">
          <w:rPr>
            <w:noProof/>
            <w:webHidden/>
          </w:rPr>
          <w:instrText xml:space="preserve"> PAGEREF _Toc17899790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692D65EF" w14:textId="061DE7A7" w:rsidR="009F3952" w:rsidRDefault="00F10D71">
      <w:pPr>
        <w:pStyle w:val="TableofFigures"/>
        <w:tabs>
          <w:tab w:val="right" w:leader="dot" w:pos="9016"/>
        </w:tabs>
        <w:rPr>
          <w:rFonts w:asciiTheme="minorHAnsi" w:eastAsiaTheme="minorEastAsia" w:hAnsiTheme="minorHAnsi"/>
          <w:noProof/>
          <w:sz w:val="22"/>
        </w:rPr>
      </w:pPr>
      <w:hyperlink w:anchor="_Toc17899791" w:history="1">
        <w:r w:rsidR="009F3952" w:rsidRPr="00B40A61">
          <w:rPr>
            <w:rStyle w:val="Hyperlink"/>
            <w:rFonts w:eastAsiaTheme="majorEastAsia"/>
            <w:noProof/>
          </w:rPr>
          <w:t>Table 8: Software Requirements for project</w:t>
        </w:r>
        <w:r w:rsidR="009F3952">
          <w:rPr>
            <w:noProof/>
            <w:webHidden/>
          </w:rPr>
          <w:tab/>
        </w:r>
        <w:r w:rsidR="009F3952">
          <w:rPr>
            <w:noProof/>
            <w:webHidden/>
          </w:rPr>
          <w:fldChar w:fldCharType="begin"/>
        </w:r>
        <w:r w:rsidR="009F3952">
          <w:rPr>
            <w:noProof/>
            <w:webHidden/>
          </w:rPr>
          <w:instrText xml:space="preserve"> PAGEREF _Toc17899791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0DAC7119" w14:textId="59981D94" w:rsidR="009F3952" w:rsidRDefault="00F10D71">
      <w:pPr>
        <w:pStyle w:val="TableofFigures"/>
        <w:tabs>
          <w:tab w:val="right" w:leader="dot" w:pos="9016"/>
        </w:tabs>
        <w:rPr>
          <w:rFonts w:asciiTheme="minorHAnsi" w:eastAsiaTheme="minorEastAsia" w:hAnsiTheme="minorHAnsi"/>
          <w:noProof/>
          <w:sz w:val="22"/>
        </w:rPr>
      </w:pPr>
      <w:hyperlink w:anchor="_Toc17899792" w:history="1">
        <w:r w:rsidR="009F3952" w:rsidRPr="00B40A61">
          <w:rPr>
            <w:rStyle w:val="Hyperlink"/>
            <w:rFonts w:eastAsiaTheme="majorEastAsia"/>
            <w:noProof/>
          </w:rPr>
          <w:t>Table 9: Core Functional Requirements</w:t>
        </w:r>
        <w:r w:rsidR="009F3952">
          <w:rPr>
            <w:noProof/>
            <w:webHidden/>
          </w:rPr>
          <w:tab/>
        </w:r>
        <w:r w:rsidR="009F3952">
          <w:rPr>
            <w:noProof/>
            <w:webHidden/>
          </w:rPr>
          <w:fldChar w:fldCharType="begin"/>
        </w:r>
        <w:r w:rsidR="009F3952">
          <w:rPr>
            <w:noProof/>
            <w:webHidden/>
          </w:rPr>
          <w:instrText xml:space="preserve"> PAGEREF _Toc17899792 \h </w:instrText>
        </w:r>
        <w:r w:rsidR="009F3952">
          <w:rPr>
            <w:noProof/>
            <w:webHidden/>
          </w:rPr>
        </w:r>
        <w:r w:rsidR="009F3952">
          <w:rPr>
            <w:noProof/>
            <w:webHidden/>
          </w:rPr>
          <w:fldChar w:fldCharType="separate"/>
        </w:r>
        <w:r w:rsidR="009F3952">
          <w:rPr>
            <w:noProof/>
            <w:webHidden/>
          </w:rPr>
          <w:t>41</w:t>
        </w:r>
        <w:r w:rsidR="009F3952">
          <w:rPr>
            <w:noProof/>
            <w:webHidden/>
          </w:rPr>
          <w:fldChar w:fldCharType="end"/>
        </w:r>
      </w:hyperlink>
    </w:p>
    <w:p w14:paraId="2B7B7572" w14:textId="3C57B745" w:rsidR="009F3952" w:rsidRDefault="00F10D71">
      <w:pPr>
        <w:pStyle w:val="TableofFigures"/>
        <w:tabs>
          <w:tab w:val="right" w:leader="dot" w:pos="9016"/>
        </w:tabs>
        <w:rPr>
          <w:rFonts w:asciiTheme="minorHAnsi" w:eastAsiaTheme="minorEastAsia" w:hAnsiTheme="minorHAnsi"/>
          <w:noProof/>
          <w:sz w:val="22"/>
        </w:rPr>
      </w:pPr>
      <w:hyperlink w:anchor="_Toc17899793" w:history="1">
        <w:r w:rsidR="009F3952" w:rsidRPr="00B40A61">
          <w:rPr>
            <w:rStyle w:val="Hyperlink"/>
            <w:rFonts w:eastAsiaTheme="majorEastAsia"/>
            <w:noProof/>
          </w:rPr>
          <w:t>Table 10: Non-Functional Requirements</w:t>
        </w:r>
        <w:r w:rsidR="009F3952">
          <w:rPr>
            <w:noProof/>
            <w:webHidden/>
          </w:rPr>
          <w:tab/>
        </w:r>
        <w:r w:rsidR="009F3952">
          <w:rPr>
            <w:noProof/>
            <w:webHidden/>
          </w:rPr>
          <w:fldChar w:fldCharType="begin"/>
        </w:r>
        <w:r w:rsidR="009F3952">
          <w:rPr>
            <w:noProof/>
            <w:webHidden/>
          </w:rPr>
          <w:instrText xml:space="preserve"> PAGEREF _Toc17899793 \h </w:instrText>
        </w:r>
        <w:r w:rsidR="009F3952">
          <w:rPr>
            <w:noProof/>
            <w:webHidden/>
          </w:rPr>
        </w:r>
        <w:r w:rsidR="009F3952">
          <w:rPr>
            <w:noProof/>
            <w:webHidden/>
          </w:rPr>
          <w:fldChar w:fldCharType="separate"/>
        </w:r>
        <w:r w:rsidR="009F3952">
          <w:rPr>
            <w:noProof/>
            <w:webHidden/>
          </w:rPr>
          <w:t>41</w:t>
        </w:r>
        <w:r w:rsidR="009F3952">
          <w:rPr>
            <w:noProof/>
            <w:webHidden/>
          </w:rPr>
          <w:fldChar w:fldCharType="end"/>
        </w:r>
      </w:hyperlink>
    </w:p>
    <w:p w14:paraId="3A555415" w14:textId="19E9170B" w:rsidR="009F3952" w:rsidRDefault="00F10D71">
      <w:pPr>
        <w:pStyle w:val="TableofFigures"/>
        <w:tabs>
          <w:tab w:val="right" w:leader="dot" w:pos="9016"/>
        </w:tabs>
        <w:rPr>
          <w:rFonts w:asciiTheme="minorHAnsi" w:eastAsiaTheme="minorEastAsia" w:hAnsiTheme="minorHAnsi"/>
          <w:noProof/>
          <w:sz w:val="22"/>
        </w:rPr>
      </w:pPr>
      <w:hyperlink w:anchor="_Toc17899794" w:history="1">
        <w:r w:rsidR="009F3952" w:rsidRPr="00B40A61">
          <w:rPr>
            <w:rStyle w:val="Hyperlink"/>
            <w:rFonts w:eastAsiaTheme="majorEastAsia"/>
            <w:noProof/>
          </w:rPr>
          <w:t>Table 11: Comparison of hashing algorithms using the term 'password'</w:t>
        </w:r>
        <w:r w:rsidR="009F3952">
          <w:rPr>
            <w:noProof/>
            <w:webHidden/>
          </w:rPr>
          <w:tab/>
        </w:r>
        <w:r w:rsidR="009F3952">
          <w:rPr>
            <w:noProof/>
            <w:webHidden/>
          </w:rPr>
          <w:fldChar w:fldCharType="begin"/>
        </w:r>
        <w:r w:rsidR="009F3952">
          <w:rPr>
            <w:noProof/>
            <w:webHidden/>
          </w:rPr>
          <w:instrText xml:space="preserve"> PAGEREF _Toc17899794 \h </w:instrText>
        </w:r>
        <w:r w:rsidR="009F3952">
          <w:rPr>
            <w:noProof/>
            <w:webHidden/>
          </w:rPr>
        </w:r>
        <w:r w:rsidR="009F3952">
          <w:rPr>
            <w:noProof/>
            <w:webHidden/>
          </w:rPr>
          <w:fldChar w:fldCharType="separate"/>
        </w:r>
        <w:r w:rsidR="009F3952">
          <w:rPr>
            <w:noProof/>
            <w:webHidden/>
          </w:rPr>
          <w:t>50</w:t>
        </w:r>
        <w:r w:rsidR="009F3952">
          <w:rPr>
            <w:noProof/>
            <w:webHidden/>
          </w:rPr>
          <w:fldChar w:fldCharType="end"/>
        </w:r>
      </w:hyperlink>
    </w:p>
    <w:p w14:paraId="76876FE9" w14:textId="5040F6D6" w:rsidR="009F3952" w:rsidRDefault="00F10D71">
      <w:pPr>
        <w:pStyle w:val="TableofFigures"/>
        <w:tabs>
          <w:tab w:val="right" w:leader="dot" w:pos="9016"/>
        </w:tabs>
        <w:rPr>
          <w:rFonts w:asciiTheme="minorHAnsi" w:eastAsiaTheme="minorEastAsia" w:hAnsiTheme="minorHAnsi"/>
          <w:noProof/>
          <w:sz w:val="22"/>
        </w:rPr>
      </w:pPr>
      <w:hyperlink w:anchor="_Toc17899795" w:history="1">
        <w:r w:rsidR="009F3952" w:rsidRPr="00B40A61">
          <w:rPr>
            <w:rStyle w:val="Hyperlink"/>
            <w:rFonts w:eastAsiaTheme="majorEastAsia"/>
            <w:noProof/>
          </w:rPr>
          <w:t>Table 12: Performance matrix table giving four possible outcomes</w:t>
        </w:r>
        <w:r w:rsidR="009F3952">
          <w:rPr>
            <w:noProof/>
            <w:webHidden/>
          </w:rPr>
          <w:tab/>
        </w:r>
        <w:r w:rsidR="009F3952">
          <w:rPr>
            <w:noProof/>
            <w:webHidden/>
          </w:rPr>
          <w:fldChar w:fldCharType="begin"/>
        </w:r>
        <w:r w:rsidR="009F3952">
          <w:rPr>
            <w:noProof/>
            <w:webHidden/>
          </w:rPr>
          <w:instrText xml:space="preserve"> PAGEREF _Toc17899795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44DD2605" w14:textId="4322E22E" w:rsidR="009F3952" w:rsidRDefault="00F10D71">
      <w:pPr>
        <w:pStyle w:val="TableofFigures"/>
        <w:tabs>
          <w:tab w:val="right" w:leader="dot" w:pos="9016"/>
        </w:tabs>
        <w:rPr>
          <w:rFonts w:asciiTheme="minorHAnsi" w:eastAsiaTheme="minorEastAsia" w:hAnsiTheme="minorHAnsi"/>
          <w:noProof/>
          <w:sz w:val="22"/>
        </w:rPr>
      </w:pPr>
      <w:hyperlink w:anchor="_Toc17899796" w:history="1">
        <w:r w:rsidR="009F3952" w:rsidRPr="00B40A61">
          <w:rPr>
            <w:rStyle w:val="Hyperlink"/>
            <w:rFonts w:eastAsiaTheme="majorEastAsia"/>
            <w:noProof/>
          </w:rPr>
          <w:t>Table 13: HOG  Algorithm Confusion Matrix using different volumes of encoded images</w:t>
        </w:r>
        <w:r w:rsidR="009F3952">
          <w:rPr>
            <w:noProof/>
            <w:webHidden/>
          </w:rPr>
          <w:tab/>
        </w:r>
        <w:r w:rsidR="009F3952">
          <w:rPr>
            <w:noProof/>
            <w:webHidden/>
          </w:rPr>
          <w:fldChar w:fldCharType="begin"/>
        </w:r>
        <w:r w:rsidR="009F3952">
          <w:rPr>
            <w:noProof/>
            <w:webHidden/>
          </w:rPr>
          <w:instrText xml:space="preserve"> PAGEREF _Toc17899796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730868B4" w14:textId="051D3396" w:rsidR="009F3952" w:rsidRDefault="00F10D71">
      <w:pPr>
        <w:pStyle w:val="TableofFigures"/>
        <w:tabs>
          <w:tab w:val="right" w:leader="dot" w:pos="9016"/>
        </w:tabs>
        <w:rPr>
          <w:rFonts w:asciiTheme="minorHAnsi" w:eastAsiaTheme="minorEastAsia" w:hAnsiTheme="minorHAnsi"/>
          <w:noProof/>
          <w:sz w:val="22"/>
        </w:rPr>
      </w:pPr>
      <w:hyperlink w:anchor="_Toc17899797" w:history="1">
        <w:r w:rsidR="009F3952" w:rsidRPr="00B40A61">
          <w:rPr>
            <w:rStyle w:val="Hyperlink"/>
            <w:rFonts w:eastAsiaTheme="majorEastAsia"/>
            <w:noProof/>
          </w:rPr>
          <w:t>Table 14: Haar-Cascades Algorithm Confusion Matrix using different volumes of encoded images</w:t>
        </w:r>
        <w:r w:rsidR="009F3952">
          <w:rPr>
            <w:noProof/>
            <w:webHidden/>
          </w:rPr>
          <w:tab/>
        </w:r>
        <w:r w:rsidR="009F3952">
          <w:rPr>
            <w:noProof/>
            <w:webHidden/>
          </w:rPr>
          <w:fldChar w:fldCharType="begin"/>
        </w:r>
        <w:r w:rsidR="009F3952">
          <w:rPr>
            <w:noProof/>
            <w:webHidden/>
          </w:rPr>
          <w:instrText xml:space="preserve"> PAGEREF _Toc17899797 \h </w:instrText>
        </w:r>
        <w:r w:rsidR="009F3952">
          <w:rPr>
            <w:noProof/>
            <w:webHidden/>
          </w:rPr>
        </w:r>
        <w:r w:rsidR="009F3952">
          <w:rPr>
            <w:noProof/>
            <w:webHidden/>
          </w:rPr>
          <w:fldChar w:fldCharType="separate"/>
        </w:r>
        <w:r w:rsidR="009F3952">
          <w:rPr>
            <w:noProof/>
            <w:webHidden/>
          </w:rPr>
          <w:t>64</w:t>
        </w:r>
        <w:r w:rsidR="009F3952">
          <w:rPr>
            <w:noProof/>
            <w:webHidden/>
          </w:rPr>
          <w:fldChar w:fldCharType="end"/>
        </w:r>
      </w:hyperlink>
    </w:p>
    <w:p w14:paraId="24A5A7E5" w14:textId="2AC2E8DE" w:rsidR="009F3952" w:rsidRDefault="00F10D71">
      <w:pPr>
        <w:pStyle w:val="TableofFigures"/>
        <w:tabs>
          <w:tab w:val="right" w:leader="dot" w:pos="9016"/>
        </w:tabs>
        <w:rPr>
          <w:rFonts w:asciiTheme="minorHAnsi" w:eastAsiaTheme="minorEastAsia" w:hAnsiTheme="minorHAnsi"/>
          <w:noProof/>
          <w:sz w:val="22"/>
        </w:rPr>
      </w:pPr>
      <w:hyperlink w:anchor="_Toc17899798" w:history="1">
        <w:r w:rsidR="009F3952" w:rsidRPr="00B40A61">
          <w:rPr>
            <w:rStyle w:val="Hyperlink"/>
            <w:rFonts w:eastAsiaTheme="majorEastAsia"/>
            <w:noProof/>
          </w:rPr>
          <w:t>Table 15: Accuracy of algorithms using different volumes of images encoded</w:t>
        </w:r>
        <w:r w:rsidR="009F3952">
          <w:rPr>
            <w:noProof/>
            <w:webHidden/>
          </w:rPr>
          <w:tab/>
        </w:r>
        <w:r w:rsidR="009F3952">
          <w:rPr>
            <w:noProof/>
            <w:webHidden/>
          </w:rPr>
          <w:fldChar w:fldCharType="begin"/>
        </w:r>
        <w:r w:rsidR="009F3952">
          <w:rPr>
            <w:noProof/>
            <w:webHidden/>
          </w:rPr>
          <w:instrText xml:space="preserve"> PAGEREF _Toc17899798 \h </w:instrText>
        </w:r>
        <w:r w:rsidR="009F3952">
          <w:rPr>
            <w:noProof/>
            <w:webHidden/>
          </w:rPr>
        </w:r>
        <w:r w:rsidR="009F3952">
          <w:rPr>
            <w:noProof/>
            <w:webHidden/>
          </w:rPr>
          <w:fldChar w:fldCharType="separate"/>
        </w:r>
        <w:r w:rsidR="009F3952">
          <w:rPr>
            <w:noProof/>
            <w:webHidden/>
          </w:rPr>
          <w:t>64</w:t>
        </w:r>
        <w:r w:rsidR="009F3952">
          <w:rPr>
            <w:noProof/>
            <w:webHidden/>
          </w:rPr>
          <w:fldChar w:fldCharType="end"/>
        </w:r>
      </w:hyperlink>
    </w:p>
    <w:p w14:paraId="0226C241" w14:textId="73F9BEA7" w:rsidR="009F3952" w:rsidRDefault="00F10D71">
      <w:pPr>
        <w:pStyle w:val="TableofFigures"/>
        <w:tabs>
          <w:tab w:val="right" w:leader="dot" w:pos="9016"/>
        </w:tabs>
        <w:rPr>
          <w:rFonts w:asciiTheme="minorHAnsi" w:eastAsiaTheme="minorEastAsia" w:hAnsiTheme="minorHAnsi"/>
          <w:noProof/>
          <w:sz w:val="22"/>
        </w:rPr>
      </w:pPr>
      <w:hyperlink w:anchor="_Toc17899799" w:history="1">
        <w:r w:rsidR="009F3952" w:rsidRPr="00B40A61">
          <w:rPr>
            <w:rStyle w:val="Hyperlink"/>
            <w:rFonts w:eastAsiaTheme="majorEastAsia"/>
            <w:noProof/>
          </w:rPr>
          <w:t>Table 16: Comparison of CPU &amp; Memory usage between the HOG &amp; Haar algorithms</w:t>
        </w:r>
        <w:r w:rsidR="009F3952">
          <w:rPr>
            <w:noProof/>
            <w:webHidden/>
          </w:rPr>
          <w:tab/>
        </w:r>
        <w:r w:rsidR="009F3952">
          <w:rPr>
            <w:noProof/>
            <w:webHidden/>
          </w:rPr>
          <w:fldChar w:fldCharType="begin"/>
        </w:r>
        <w:r w:rsidR="009F3952">
          <w:rPr>
            <w:noProof/>
            <w:webHidden/>
          </w:rPr>
          <w:instrText xml:space="preserve"> PAGEREF _Toc17899799 \h </w:instrText>
        </w:r>
        <w:r w:rsidR="009F3952">
          <w:rPr>
            <w:noProof/>
            <w:webHidden/>
          </w:rPr>
        </w:r>
        <w:r w:rsidR="009F3952">
          <w:rPr>
            <w:noProof/>
            <w:webHidden/>
          </w:rPr>
          <w:fldChar w:fldCharType="separate"/>
        </w:r>
        <w:r w:rsidR="009F3952">
          <w:rPr>
            <w:noProof/>
            <w:webHidden/>
          </w:rPr>
          <w:t>66</w:t>
        </w:r>
        <w:r w:rsidR="009F3952">
          <w:rPr>
            <w:noProof/>
            <w:webHidden/>
          </w:rPr>
          <w:fldChar w:fldCharType="end"/>
        </w:r>
      </w:hyperlink>
    </w:p>
    <w:p w14:paraId="23F6E4B9" w14:textId="6F613AAE" w:rsidR="009F3952" w:rsidRDefault="00F10D71">
      <w:pPr>
        <w:pStyle w:val="TableofFigures"/>
        <w:tabs>
          <w:tab w:val="right" w:leader="dot" w:pos="9016"/>
        </w:tabs>
        <w:rPr>
          <w:rFonts w:asciiTheme="minorHAnsi" w:eastAsiaTheme="minorEastAsia" w:hAnsiTheme="minorHAnsi"/>
          <w:noProof/>
          <w:sz w:val="22"/>
        </w:rPr>
      </w:pPr>
      <w:hyperlink w:anchor="_Toc17899800" w:history="1">
        <w:r w:rsidR="009F3952" w:rsidRPr="00B40A61">
          <w:rPr>
            <w:rStyle w:val="Hyperlink"/>
            <w:rFonts w:eastAsiaTheme="majorEastAsia"/>
            <w:noProof/>
          </w:rPr>
          <w:t>Table 17: Results of security measures to prevent against a Brute Force attack</w:t>
        </w:r>
        <w:r w:rsidR="009F3952">
          <w:rPr>
            <w:noProof/>
            <w:webHidden/>
          </w:rPr>
          <w:tab/>
        </w:r>
        <w:r w:rsidR="009F3952">
          <w:rPr>
            <w:noProof/>
            <w:webHidden/>
          </w:rPr>
          <w:fldChar w:fldCharType="begin"/>
        </w:r>
        <w:r w:rsidR="009F3952">
          <w:rPr>
            <w:noProof/>
            <w:webHidden/>
          </w:rPr>
          <w:instrText xml:space="preserve"> PAGEREF _Toc17899800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51B14E06" w14:textId="18EF730B" w:rsidR="009F3952" w:rsidRDefault="00F10D71">
      <w:pPr>
        <w:pStyle w:val="TableofFigures"/>
        <w:tabs>
          <w:tab w:val="right" w:leader="dot" w:pos="9016"/>
        </w:tabs>
        <w:rPr>
          <w:rFonts w:asciiTheme="minorHAnsi" w:eastAsiaTheme="minorEastAsia" w:hAnsiTheme="minorHAnsi"/>
          <w:noProof/>
          <w:sz w:val="22"/>
        </w:rPr>
      </w:pPr>
      <w:hyperlink w:anchor="_Toc17899801" w:history="1">
        <w:r w:rsidR="009F3952" w:rsidRPr="00B40A61">
          <w:rPr>
            <w:rStyle w:val="Hyperlink"/>
            <w:rFonts w:eastAsiaTheme="majorEastAsia"/>
            <w:noProof/>
          </w:rPr>
          <w:t>Table 18: Proposed solutions for IoT Security best practices</w:t>
        </w:r>
        <w:r w:rsidR="009F3952">
          <w:rPr>
            <w:noProof/>
            <w:webHidden/>
          </w:rPr>
          <w:tab/>
        </w:r>
        <w:r w:rsidR="009F3952">
          <w:rPr>
            <w:noProof/>
            <w:webHidden/>
          </w:rPr>
          <w:fldChar w:fldCharType="begin"/>
        </w:r>
        <w:r w:rsidR="009F3952">
          <w:rPr>
            <w:noProof/>
            <w:webHidden/>
          </w:rPr>
          <w:instrText xml:space="preserve"> PAGEREF _Toc17899801 \h </w:instrText>
        </w:r>
        <w:r w:rsidR="009F3952">
          <w:rPr>
            <w:noProof/>
            <w:webHidden/>
          </w:rPr>
        </w:r>
        <w:r w:rsidR="009F3952">
          <w:rPr>
            <w:noProof/>
            <w:webHidden/>
          </w:rPr>
          <w:fldChar w:fldCharType="separate"/>
        </w:r>
        <w:r w:rsidR="009F3952">
          <w:rPr>
            <w:noProof/>
            <w:webHidden/>
          </w:rPr>
          <w:t>68</w:t>
        </w:r>
        <w:r w:rsidR="009F3952">
          <w:rPr>
            <w:noProof/>
            <w:webHidden/>
          </w:rPr>
          <w:fldChar w:fldCharType="end"/>
        </w:r>
      </w:hyperlink>
    </w:p>
    <w:p w14:paraId="3423EDF3" w14:textId="5EE0B111" w:rsidR="001A1C12" w:rsidRPr="00146FD6" w:rsidRDefault="00346DC3" w:rsidP="00146FD6">
      <w:pPr>
        <w:spacing w:line="276" w:lineRule="auto"/>
        <w:ind w:right="284"/>
      </w:pPr>
      <w:r>
        <w:fldChar w:fldCharType="end"/>
      </w:r>
      <w:bookmarkStart w:id="31" w:name="_Toc11075208"/>
      <w:bookmarkStart w:id="32" w:name="_Toc11959272"/>
    </w:p>
    <w:p w14:paraId="469AC2F8" w14:textId="77777777" w:rsidR="009F3952" w:rsidRDefault="00F566D8">
      <w:pPr>
        <w:spacing w:line="276" w:lineRule="auto"/>
        <w:ind w:left="284" w:right="284"/>
        <w:rPr>
          <w:noProof/>
        </w:rPr>
      </w:pPr>
      <w:r>
        <w:br w:type="page"/>
      </w:r>
      <w:r w:rsidR="00CB058F">
        <w:fldChar w:fldCharType="begin"/>
      </w:r>
      <w:r w:rsidR="00CB058F">
        <w:instrText xml:space="preserve"> TOC \h \z \c "Code Fragment" </w:instrText>
      </w:r>
      <w:r w:rsidR="00CB058F">
        <w:fldChar w:fldCharType="separate"/>
      </w:r>
    </w:p>
    <w:p w14:paraId="2EE0C999" w14:textId="16D331EA" w:rsidR="00FF7BFB" w:rsidRPr="00FF7BFB" w:rsidRDefault="00FF7BFB" w:rsidP="00FF7BFB">
      <w:pPr>
        <w:pStyle w:val="Heading1"/>
        <w:rPr>
          <w:rStyle w:val="Hyperlink"/>
          <w:color w:val="auto"/>
          <w:u w:val="none"/>
        </w:rPr>
      </w:pPr>
      <w:r w:rsidRPr="00FF7BFB">
        <w:rPr>
          <w:rStyle w:val="Hyperlink"/>
          <w:color w:val="auto"/>
          <w:u w:val="none"/>
        </w:rPr>
        <w:lastRenderedPageBreak/>
        <w:t>Table of Code Fragments</w:t>
      </w:r>
    </w:p>
    <w:p w14:paraId="3A366DE6" w14:textId="248F774F" w:rsidR="009F3952" w:rsidRDefault="00F10D71">
      <w:pPr>
        <w:pStyle w:val="TableofFigures"/>
        <w:tabs>
          <w:tab w:val="right" w:leader="dot" w:pos="9016"/>
        </w:tabs>
        <w:rPr>
          <w:rFonts w:asciiTheme="minorHAnsi" w:eastAsiaTheme="minorEastAsia" w:hAnsiTheme="minorHAnsi"/>
          <w:noProof/>
          <w:sz w:val="22"/>
        </w:rPr>
      </w:pPr>
      <w:hyperlink w:anchor="_Toc17899802" w:history="1">
        <w:r w:rsidR="009F3952" w:rsidRPr="0051244B">
          <w:rPr>
            <w:rStyle w:val="Hyperlink"/>
            <w:rFonts w:eastAsiaTheme="majorEastAsia"/>
            <w:noProof/>
          </w:rPr>
          <w:t>Code Fragment 1: Python code handling capturing images using ‘k’ key</w:t>
        </w:r>
        <w:r w:rsidR="009F3952">
          <w:rPr>
            <w:noProof/>
            <w:webHidden/>
          </w:rPr>
          <w:tab/>
        </w:r>
        <w:r w:rsidR="009F3952">
          <w:rPr>
            <w:noProof/>
            <w:webHidden/>
          </w:rPr>
          <w:fldChar w:fldCharType="begin"/>
        </w:r>
        <w:r w:rsidR="009F3952">
          <w:rPr>
            <w:noProof/>
            <w:webHidden/>
          </w:rPr>
          <w:instrText xml:space="preserve"> PAGEREF _Toc17899802 \h </w:instrText>
        </w:r>
        <w:r w:rsidR="009F3952">
          <w:rPr>
            <w:noProof/>
            <w:webHidden/>
          </w:rPr>
        </w:r>
        <w:r w:rsidR="009F3952">
          <w:rPr>
            <w:noProof/>
            <w:webHidden/>
          </w:rPr>
          <w:fldChar w:fldCharType="separate"/>
        </w:r>
        <w:r w:rsidR="009F3952">
          <w:rPr>
            <w:noProof/>
            <w:webHidden/>
          </w:rPr>
          <w:t>44</w:t>
        </w:r>
        <w:r w:rsidR="009F3952">
          <w:rPr>
            <w:noProof/>
            <w:webHidden/>
          </w:rPr>
          <w:fldChar w:fldCharType="end"/>
        </w:r>
      </w:hyperlink>
    </w:p>
    <w:p w14:paraId="5522E72C" w14:textId="1EC30143" w:rsidR="009F3952" w:rsidRDefault="00F10D71">
      <w:pPr>
        <w:pStyle w:val="TableofFigures"/>
        <w:tabs>
          <w:tab w:val="right" w:leader="dot" w:pos="9016"/>
        </w:tabs>
        <w:rPr>
          <w:rFonts w:asciiTheme="minorHAnsi" w:eastAsiaTheme="minorEastAsia" w:hAnsiTheme="minorHAnsi"/>
          <w:noProof/>
          <w:sz w:val="22"/>
        </w:rPr>
      </w:pPr>
      <w:hyperlink w:anchor="_Toc17899803" w:history="1">
        <w:r w:rsidR="009F3952" w:rsidRPr="0051244B">
          <w:rPr>
            <w:rStyle w:val="Hyperlink"/>
            <w:rFonts w:eastAsiaTheme="majorEastAsia"/>
            <w:noProof/>
          </w:rPr>
          <w:t>Code Fragment 2: Python code showing facial encodings for each individual carried out</w:t>
        </w:r>
        <w:r w:rsidR="009F3952">
          <w:rPr>
            <w:noProof/>
            <w:webHidden/>
          </w:rPr>
          <w:tab/>
        </w:r>
        <w:r w:rsidR="009F3952">
          <w:rPr>
            <w:noProof/>
            <w:webHidden/>
          </w:rPr>
          <w:fldChar w:fldCharType="begin"/>
        </w:r>
        <w:r w:rsidR="009F3952">
          <w:rPr>
            <w:noProof/>
            <w:webHidden/>
          </w:rPr>
          <w:instrText xml:space="preserve"> PAGEREF _Toc17899803 \h </w:instrText>
        </w:r>
        <w:r w:rsidR="009F3952">
          <w:rPr>
            <w:noProof/>
            <w:webHidden/>
          </w:rPr>
        </w:r>
        <w:r w:rsidR="009F3952">
          <w:rPr>
            <w:noProof/>
            <w:webHidden/>
          </w:rPr>
          <w:fldChar w:fldCharType="separate"/>
        </w:r>
        <w:r w:rsidR="009F3952">
          <w:rPr>
            <w:noProof/>
            <w:webHidden/>
          </w:rPr>
          <w:t>45</w:t>
        </w:r>
        <w:r w:rsidR="009F3952">
          <w:rPr>
            <w:noProof/>
            <w:webHidden/>
          </w:rPr>
          <w:fldChar w:fldCharType="end"/>
        </w:r>
      </w:hyperlink>
    </w:p>
    <w:p w14:paraId="370B5BED" w14:textId="02C921B3" w:rsidR="009F3952" w:rsidRDefault="00F10D71">
      <w:pPr>
        <w:pStyle w:val="TableofFigures"/>
        <w:tabs>
          <w:tab w:val="right" w:leader="dot" w:pos="9016"/>
        </w:tabs>
        <w:rPr>
          <w:rFonts w:asciiTheme="minorHAnsi" w:eastAsiaTheme="minorEastAsia" w:hAnsiTheme="minorHAnsi"/>
          <w:noProof/>
          <w:sz w:val="22"/>
        </w:rPr>
      </w:pPr>
      <w:hyperlink w:anchor="_Toc17899804" w:history="1">
        <w:r w:rsidR="009F3952" w:rsidRPr="0051244B">
          <w:rPr>
            <w:rStyle w:val="Hyperlink"/>
            <w:rFonts w:eastAsiaTheme="majorEastAsia"/>
            <w:noProof/>
          </w:rPr>
          <w:t>Code Fragment 3: Python code showing frame modification,  speeding up real-time processing</w:t>
        </w:r>
        <w:r w:rsidR="009F3952">
          <w:rPr>
            <w:noProof/>
            <w:webHidden/>
          </w:rPr>
          <w:tab/>
        </w:r>
        <w:r w:rsidR="009F3952">
          <w:rPr>
            <w:noProof/>
            <w:webHidden/>
          </w:rPr>
          <w:fldChar w:fldCharType="begin"/>
        </w:r>
        <w:r w:rsidR="009F3952">
          <w:rPr>
            <w:noProof/>
            <w:webHidden/>
          </w:rPr>
          <w:instrText xml:space="preserve"> PAGEREF _Toc17899804 \h </w:instrText>
        </w:r>
        <w:r w:rsidR="009F3952">
          <w:rPr>
            <w:noProof/>
            <w:webHidden/>
          </w:rPr>
        </w:r>
        <w:r w:rsidR="009F3952">
          <w:rPr>
            <w:noProof/>
            <w:webHidden/>
          </w:rPr>
          <w:fldChar w:fldCharType="separate"/>
        </w:r>
        <w:r w:rsidR="009F3952">
          <w:rPr>
            <w:noProof/>
            <w:webHidden/>
          </w:rPr>
          <w:t>46</w:t>
        </w:r>
        <w:r w:rsidR="009F3952">
          <w:rPr>
            <w:noProof/>
            <w:webHidden/>
          </w:rPr>
          <w:fldChar w:fldCharType="end"/>
        </w:r>
      </w:hyperlink>
    </w:p>
    <w:p w14:paraId="49D25DE0" w14:textId="1729B787" w:rsidR="009F3952" w:rsidRDefault="00F10D71">
      <w:pPr>
        <w:pStyle w:val="TableofFigures"/>
        <w:tabs>
          <w:tab w:val="right" w:leader="dot" w:pos="9016"/>
        </w:tabs>
        <w:rPr>
          <w:rFonts w:asciiTheme="minorHAnsi" w:eastAsiaTheme="minorEastAsia" w:hAnsiTheme="minorHAnsi"/>
          <w:noProof/>
          <w:sz w:val="22"/>
        </w:rPr>
      </w:pPr>
      <w:hyperlink w:anchor="_Toc17899805" w:history="1">
        <w:r w:rsidR="009F3952" w:rsidRPr="0051244B">
          <w:rPr>
            <w:rStyle w:val="Hyperlink"/>
            <w:rFonts w:eastAsiaTheme="majorEastAsia"/>
            <w:noProof/>
          </w:rPr>
          <w:t>Code Fragment 4: Python code showing face comparison in real time</w:t>
        </w:r>
        <w:r w:rsidR="009F3952">
          <w:rPr>
            <w:noProof/>
            <w:webHidden/>
          </w:rPr>
          <w:tab/>
        </w:r>
        <w:r w:rsidR="009F3952">
          <w:rPr>
            <w:noProof/>
            <w:webHidden/>
          </w:rPr>
          <w:fldChar w:fldCharType="begin"/>
        </w:r>
        <w:r w:rsidR="009F3952">
          <w:rPr>
            <w:noProof/>
            <w:webHidden/>
          </w:rPr>
          <w:instrText xml:space="preserve"> PAGEREF _Toc17899805 \h </w:instrText>
        </w:r>
        <w:r w:rsidR="009F3952">
          <w:rPr>
            <w:noProof/>
            <w:webHidden/>
          </w:rPr>
        </w:r>
        <w:r w:rsidR="009F3952">
          <w:rPr>
            <w:noProof/>
            <w:webHidden/>
          </w:rPr>
          <w:fldChar w:fldCharType="separate"/>
        </w:r>
        <w:r w:rsidR="009F3952">
          <w:rPr>
            <w:noProof/>
            <w:webHidden/>
          </w:rPr>
          <w:t>46</w:t>
        </w:r>
        <w:r w:rsidR="009F3952">
          <w:rPr>
            <w:noProof/>
            <w:webHidden/>
          </w:rPr>
          <w:fldChar w:fldCharType="end"/>
        </w:r>
      </w:hyperlink>
    </w:p>
    <w:p w14:paraId="26683EDB" w14:textId="07E5B7C8" w:rsidR="009F3952" w:rsidRDefault="00F10D71">
      <w:pPr>
        <w:pStyle w:val="TableofFigures"/>
        <w:tabs>
          <w:tab w:val="right" w:leader="dot" w:pos="9016"/>
        </w:tabs>
        <w:rPr>
          <w:rFonts w:asciiTheme="minorHAnsi" w:eastAsiaTheme="minorEastAsia" w:hAnsiTheme="minorHAnsi"/>
          <w:noProof/>
          <w:sz w:val="22"/>
        </w:rPr>
      </w:pPr>
      <w:hyperlink w:anchor="_Toc17899806" w:history="1">
        <w:r w:rsidR="009F3952" w:rsidRPr="0051244B">
          <w:rPr>
            <w:rStyle w:val="Hyperlink"/>
            <w:rFonts w:eastAsiaTheme="majorEastAsia"/>
            <w:noProof/>
          </w:rPr>
          <w:t>Code Fragment 5: Python code showing image capture of unidentified subject</w:t>
        </w:r>
        <w:r w:rsidR="009F3952">
          <w:rPr>
            <w:noProof/>
            <w:webHidden/>
          </w:rPr>
          <w:tab/>
        </w:r>
        <w:r w:rsidR="009F3952">
          <w:rPr>
            <w:noProof/>
            <w:webHidden/>
          </w:rPr>
          <w:fldChar w:fldCharType="begin"/>
        </w:r>
        <w:r w:rsidR="009F3952">
          <w:rPr>
            <w:noProof/>
            <w:webHidden/>
          </w:rPr>
          <w:instrText xml:space="preserve"> PAGEREF _Toc17899806 \h </w:instrText>
        </w:r>
        <w:r w:rsidR="009F3952">
          <w:rPr>
            <w:noProof/>
            <w:webHidden/>
          </w:rPr>
        </w:r>
        <w:r w:rsidR="009F3952">
          <w:rPr>
            <w:noProof/>
            <w:webHidden/>
          </w:rPr>
          <w:fldChar w:fldCharType="separate"/>
        </w:r>
        <w:r w:rsidR="009F3952">
          <w:rPr>
            <w:noProof/>
            <w:webHidden/>
          </w:rPr>
          <w:t>47</w:t>
        </w:r>
        <w:r w:rsidR="009F3952">
          <w:rPr>
            <w:noProof/>
            <w:webHidden/>
          </w:rPr>
          <w:fldChar w:fldCharType="end"/>
        </w:r>
      </w:hyperlink>
    </w:p>
    <w:p w14:paraId="0840214B" w14:textId="2C9A3800" w:rsidR="009F3952" w:rsidRDefault="00F10D71">
      <w:pPr>
        <w:pStyle w:val="TableofFigures"/>
        <w:tabs>
          <w:tab w:val="right" w:leader="dot" w:pos="9016"/>
        </w:tabs>
        <w:rPr>
          <w:rFonts w:asciiTheme="minorHAnsi" w:eastAsiaTheme="minorEastAsia" w:hAnsiTheme="minorHAnsi"/>
          <w:noProof/>
          <w:sz w:val="22"/>
        </w:rPr>
      </w:pPr>
      <w:hyperlink w:anchor="_Toc17899807" w:history="1">
        <w:r w:rsidR="009F3952" w:rsidRPr="0051244B">
          <w:rPr>
            <w:rStyle w:val="Hyperlink"/>
            <w:rFonts w:eastAsiaTheme="majorEastAsia"/>
            <w:noProof/>
          </w:rPr>
          <w:t>Code Fragment 6: C# Pseudocode showing password encryption with SHA512 + Salt</w:t>
        </w:r>
        <w:r w:rsidR="009F3952">
          <w:rPr>
            <w:noProof/>
            <w:webHidden/>
          </w:rPr>
          <w:tab/>
        </w:r>
        <w:r w:rsidR="009F3952">
          <w:rPr>
            <w:noProof/>
            <w:webHidden/>
          </w:rPr>
          <w:fldChar w:fldCharType="begin"/>
        </w:r>
        <w:r w:rsidR="009F3952">
          <w:rPr>
            <w:noProof/>
            <w:webHidden/>
          </w:rPr>
          <w:instrText xml:space="preserve"> PAGEREF _Toc17899807 \h </w:instrText>
        </w:r>
        <w:r w:rsidR="009F3952">
          <w:rPr>
            <w:noProof/>
            <w:webHidden/>
          </w:rPr>
        </w:r>
        <w:r w:rsidR="009F3952">
          <w:rPr>
            <w:noProof/>
            <w:webHidden/>
          </w:rPr>
          <w:fldChar w:fldCharType="separate"/>
        </w:r>
        <w:r w:rsidR="009F3952">
          <w:rPr>
            <w:noProof/>
            <w:webHidden/>
          </w:rPr>
          <w:t>51</w:t>
        </w:r>
        <w:r w:rsidR="009F3952">
          <w:rPr>
            <w:noProof/>
            <w:webHidden/>
          </w:rPr>
          <w:fldChar w:fldCharType="end"/>
        </w:r>
      </w:hyperlink>
    </w:p>
    <w:p w14:paraId="1F49E389" w14:textId="69F2FA25" w:rsidR="009F3952" w:rsidRDefault="00F10D71">
      <w:pPr>
        <w:pStyle w:val="TableofFigures"/>
        <w:tabs>
          <w:tab w:val="right" w:leader="dot" w:pos="9016"/>
        </w:tabs>
        <w:rPr>
          <w:rFonts w:asciiTheme="minorHAnsi" w:eastAsiaTheme="minorEastAsia" w:hAnsiTheme="minorHAnsi"/>
          <w:noProof/>
          <w:sz w:val="22"/>
        </w:rPr>
      </w:pPr>
      <w:hyperlink w:anchor="_Toc17899808" w:history="1">
        <w:r w:rsidR="009F3952" w:rsidRPr="0051244B">
          <w:rPr>
            <w:rStyle w:val="Hyperlink"/>
            <w:rFonts w:eastAsiaTheme="majorEastAsia"/>
            <w:noProof/>
          </w:rPr>
          <w:t>Code Fragment 7: C# Code showing login validation by comparing two hash values</w:t>
        </w:r>
        <w:r w:rsidR="009F3952">
          <w:rPr>
            <w:noProof/>
            <w:webHidden/>
          </w:rPr>
          <w:tab/>
        </w:r>
        <w:r w:rsidR="009F3952">
          <w:rPr>
            <w:noProof/>
            <w:webHidden/>
          </w:rPr>
          <w:fldChar w:fldCharType="begin"/>
        </w:r>
        <w:r w:rsidR="009F3952">
          <w:rPr>
            <w:noProof/>
            <w:webHidden/>
          </w:rPr>
          <w:instrText xml:space="preserve"> PAGEREF _Toc17899808 \h </w:instrText>
        </w:r>
        <w:r w:rsidR="009F3952">
          <w:rPr>
            <w:noProof/>
            <w:webHidden/>
          </w:rPr>
        </w:r>
        <w:r w:rsidR="009F3952">
          <w:rPr>
            <w:noProof/>
            <w:webHidden/>
          </w:rPr>
          <w:fldChar w:fldCharType="separate"/>
        </w:r>
        <w:r w:rsidR="009F3952">
          <w:rPr>
            <w:noProof/>
            <w:webHidden/>
          </w:rPr>
          <w:t>51</w:t>
        </w:r>
        <w:r w:rsidR="009F3952">
          <w:rPr>
            <w:noProof/>
            <w:webHidden/>
          </w:rPr>
          <w:fldChar w:fldCharType="end"/>
        </w:r>
      </w:hyperlink>
    </w:p>
    <w:p w14:paraId="70AAB577" w14:textId="27B99713" w:rsidR="009F3952" w:rsidRDefault="00F10D71">
      <w:pPr>
        <w:pStyle w:val="TableofFigures"/>
        <w:tabs>
          <w:tab w:val="right" w:leader="dot" w:pos="9016"/>
        </w:tabs>
        <w:rPr>
          <w:rFonts w:asciiTheme="minorHAnsi" w:eastAsiaTheme="minorEastAsia" w:hAnsiTheme="minorHAnsi"/>
          <w:noProof/>
          <w:sz w:val="22"/>
        </w:rPr>
      </w:pPr>
      <w:hyperlink w:anchor="_Toc17899809" w:history="1">
        <w:r w:rsidR="009F3952" w:rsidRPr="0051244B">
          <w:rPr>
            <w:rStyle w:val="Hyperlink"/>
            <w:rFonts w:eastAsiaTheme="majorEastAsia"/>
            <w:noProof/>
          </w:rPr>
          <w:t>Code Fragment 8: C# Pseudocode on handling messages received from MQTT</w:t>
        </w:r>
        <w:r w:rsidR="009F3952">
          <w:rPr>
            <w:noProof/>
            <w:webHidden/>
          </w:rPr>
          <w:tab/>
        </w:r>
        <w:r w:rsidR="009F3952">
          <w:rPr>
            <w:noProof/>
            <w:webHidden/>
          </w:rPr>
          <w:fldChar w:fldCharType="begin"/>
        </w:r>
        <w:r w:rsidR="009F3952">
          <w:rPr>
            <w:noProof/>
            <w:webHidden/>
          </w:rPr>
          <w:instrText xml:space="preserve"> PAGEREF _Toc17899809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600086FF" w14:textId="7DD9A8ED" w:rsidR="009F3952" w:rsidRDefault="00F10D71">
      <w:pPr>
        <w:pStyle w:val="TableofFigures"/>
        <w:tabs>
          <w:tab w:val="right" w:leader="dot" w:pos="9016"/>
        </w:tabs>
        <w:rPr>
          <w:rFonts w:asciiTheme="minorHAnsi" w:eastAsiaTheme="minorEastAsia" w:hAnsiTheme="minorHAnsi"/>
          <w:noProof/>
          <w:sz w:val="22"/>
        </w:rPr>
      </w:pPr>
      <w:hyperlink w:anchor="_Toc17899810" w:history="1">
        <w:r w:rsidR="009F3952" w:rsidRPr="0051244B">
          <w:rPr>
            <w:rStyle w:val="Hyperlink"/>
            <w:rFonts w:eastAsiaTheme="majorEastAsia"/>
            <w:noProof/>
          </w:rPr>
          <w:t>Code Fragment 9: Python code showing publish method for Paho Client</w:t>
        </w:r>
        <w:r w:rsidR="009F3952">
          <w:rPr>
            <w:noProof/>
            <w:webHidden/>
          </w:rPr>
          <w:tab/>
        </w:r>
        <w:r w:rsidR="009F3952">
          <w:rPr>
            <w:noProof/>
            <w:webHidden/>
          </w:rPr>
          <w:fldChar w:fldCharType="begin"/>
        </w:r>
        <w:r w:rsidR="009F3952">
          <w:rPr>
            <w:noProof/>
            <w:webHidden/>
          </w:rPr>
          <w:instrText xml:space="preserve"> PAGEREF _Toc17899810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0F47CCB7" w14:textId="45A8E036" w:rsidR="009F3952" w:rsidRDefault="00F10D71">
      <w:pPr>
        <w:pStyle w:val="TableofFigures"/>
        <w:tabs>
          <w:tab w:val="right" w:leader="dot" w:pos="9016"/>
        </w:tabs>
        <w:rPr>
          <w:rFonts w:asciiTheme="minorHAnsi" w:eastAsiaTheme="minorEastAsia" w:hAnsiTheme="minorHAnsi"/>
          <w:noProof/>
          <w:sz w:val="22"/>
        </w:rPr>
      </w:pPr>
      <w:hyperlink w:anchor="_Toc17899811" w:history="1">
        <w:r w:rsidR="009F3952" w:rsidRPr="0051244B">
          <w:rPr>
            <w:rStyle w:val="Hyperlink"/>
            <w:rFonts w:eastAsiaTheme="majorEastAsia"/>
            <w:noProof/>
          </w:rPr>
          <w:t>Code Fragment 10: C# Code handling different levels of secure MQTT M2Mqtt client creation</w:t>
        </w:r>
        <w:r w:rsidR="009F3952">
          <w:rPr>
            <w:noProof/>
            <w:webHidden/>
          </w:rPr>
          <w:tab/>
        </w:r>
        <w:r w:rsidR="009F3952">
          <w:rPr>
            <w:noProof/>
            <w:webHidden/>
          </w:rPr>
          <w:fldChar w:fldCharType="begin"/>
        </w:r>
        <w:r w:rsidR="009F3952">
          <w:rPr>
            <w:noProof/>
            <w:webHidden/>
          </w:rPr>
          <w:instrText xml:space="preserve"> PAGEREF _Toc17899811 \h </w:instrText>
        </w:r>
        <w:r w:rsidR="009F3952">
          <w:rPr>
            <w:noProof/>
            <w:webHidden/>
          </w:rPr>
        </w:r>
        <w:r w:rsidR="009F3952">
          <w:rPr>
            <w:noProof/>
            <w:webHidden/>
          </w:rPr>
          <w:fldChar w:fldCharType="separate"/>
        </w:r>
        <w:r w:rsidR="009F3952">
          <w:rPr>
            <w:noProof/>
            <w:webHidden/>
          </w:rPr>
          <w:t>57</w:t>
        </w:r>
        <w:r w:rsidR="009F3952">
          <w:rPr>
            <w:noProof/>
            <w:webHidden/>
          </w:rPr>
          <w:fldChar w:fldCharType="end"/>
        </w:r>
      </w:hyperlink>
    </w:p>
    <w:p w14:paraId="5085476B" w14:textId="27937BC8" w:rsidR="009F3952" w:rsidRDefault="00F10D71">
      <w:pPr>
        <w:pStyle w:val="TableofFigures"/>
        <w:tabs>
          <w:tab w:val="right" w:leader="dot" w:pos="9016"/>
        </w:tabs>
        <w:rPr>
          <w:rFonts w:asciiTheme="minorHAnsi" w:eastAsiaTheme="minorEastAsia" w:hAnsiTheme="minorHAnsi"/>
          <w:noProof/>
          <w:sz w:val="22"/>
        </w:rPr>
      </w:pPr>
      <w:hyperlink w:anchor="_Toc17899812" w:history="1">
        <w:r w:rsidR="009F3952" w:rsidRPr="0051244B">
          <w:rPr>
            <w:rStyle w:val="Hyperlink"/>
            <w:rFonts w:eastAsiaTheme="majorEastAsia"/>
            <w:noProof/>
          </w:rPr>
          <w:t>Code Fragment 11: Modified version of script shown in Code Fragment 6</w:t>
        </w:r>
        <w:r w:rsidR="009F3952">
          <w:rPr>
            <w:noProof/>
            <w:webHidden/>
          </w:rPr>
          <w:tab/>
        </w:r>
        <w:r w:rsidR="009F3952">
          <w:rPr>
            <w:noProof/>
            <w:webHidden/>
          </w:rPr>
          <w:fldChar w:fldCharType="begin"/>
        </w:r>
        <w:r w:rsidR="009F3952">
          <w:rPr>
            <w:noProof/>
            <w:webHidden/>
          </w:rPr>
          <w:instrText xml:space="preserve"> PAGEREF _Toc17899812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2411C3E4" w14:textId="2416B973" w:rsidR="009F3952" w:rsidRDefault="00F10D71">
      <w:pPr>
        <w:pStyle w:val="TableofFigures"/>
        <w:tabs>
          <w:tab w:val="right" w:leader="dot" w:pos="9016"/>
        </w:tabs>
        <w:rPr>
          <w:rFonts w:asciiTheme="minorHAnsi" w:eastAsiaTheme="minorEastAsia" w:hAnsiTheme="minorHAnsi"/>
          <w:noProof/>
          <w:sz w:val="22"/>
        </w:rPr>
      </w:pPr>
      <w:hyperlink w:anchor="_Toc17899813" w:history="1">
        <w:r w:rsidR="009F3952" w:rsidRPr="0051244B">
          <w:rPr>
            <w:rStyle w:val="Hyperlink"/>
            <w:rFonts w:eastAsiaTheme="majorEastAsia"/>
            <w:noProof/>
          </w:rPr>
          <w:t>Code Fragment 12: Modified version of 'surveillance.py' script used to record accuracy</w:t>
        </w:r>
        <w:r w:rsidR="009F3952">
          <w:rPr>
            <w:noProof/>
            <w:webHidden/>
          </w:rPr>
          <w:tab/>
        </w:r>
        <w:r w:rsidR="009F3952">
          <w:rPr>
            <w:noProof/>
            <w:webHidden/>
          </w:rPr>
          <w:fldChar w:fldCharType="begin"/>
        </w:r>
        <w:r w:rsidR="009F3952">
          <w:rPr>
            <w:noProof/>
            <w:webHidden/>
          </w:rPr>
          <w:instrText xml:space="preserve"> PAGEREF _Toc17899813 \h </w:instrText>
        </w:r>
        <w:r w:rsidR="009F3952">
          <w:rPr>
            <w:noProof/>
            <w:webHidden/>
          </w:rPr>
        </w:r>
        <w:r w:rsidR="009F3952">
          <w:rPr>
            <w:noProof/>
            <w:webHidden/>
          </w:rPr>
          <w:fldChar w:fldCharType="separate"/>
        </w:r>
        <w:r w:rsidR="009F3952">
          <w:rPr>
            <w:noProof/>
            <w:webHidden/>
          </w:rPr>
          <w:t>61</w:t>
        </w:r>
        <w:r w:rsidR="009F3952">
          <w:rPr>
            <w:noProof/>
            <w:webHidden/>
          </w:rPr>
          <w:fldChar w:fldCharType="end"/>
        </w:r>
      </w:hyperlink>
    </w:p>
    <w:p w14:paraId="60AC6355" w14:textId="77777777" w:rsidR="00E317C0" w:rsidRDefault="00CB058F" w:rsidP="00120C9A">
      <w:pPr>
        <w:spacing w:line="276" w:lineRule="auto"/>
        <w:ind w:left="284" w:right="284"/>
      </w:pPr>
      <w:r>
        <w:fldChar w:fldCharType="end"/>
      </w:r>
    </w:p>
    <w:p w14:paraId="4C647845" w14:textId="77777777" w:rsidR="00E317C0" w:rsidRDefault="00E317C0">
      <w:pPr>
        <w:spacing w:line="276" w:lineRule="auto"/>
        <w:ind w:left="284" w:right="284"/>
      </w:pPr>
      <w:r>
        <w:br w:type="page"/>
      </w:r>
    </w:p>
    <w:p w14:paraId="1DE9AF9B" w14:textId="2A3FF3EA" w:rsidR="00E317C0" w:rsidRPr="00E317C0" w:rsidRDefault="00E317C0" w:rsidP="005F19FC">
      <w:pPr>
        <w:pStyle w:val="Heading1"/>
      </w:pPr>
      <w:bookmarkStart w:id="33" w:name="_Toc17899653"/>
      <w:r>
        <w:lastRenderedPageBreak/>
        <w:t>Table of Abbreviations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317C0" w14:paraId="512B85AE" w14:textId="77777777" w:rsidTr="00E317C0">
        <w:tc>
          <w:tcPr>
            <w:tcW w:w="4508" w:type="dxa"/>
            <w:tcBorders>
              <w:right w:val="single" w:sz="4" w:space="0" w:color="auto"/>
            </w:tcBorders>
          </w:tcPr>
          <w:p w14:paraId="6FD610BA" w14:textId="2089C2B4" w:rsidR="00E317C0" w:rsidRDefault="00E317C0" w:rsidP="00E317C0">
            <w:pPr>
              <w:rPr>
                <w:noProof/>
              </w:rPr>
            </w:pPr>
            <w:r>
              <w:rPr>
                <w:noProof/>
              </w:rPr>
              <w:t>IoT</w:t>
            </w:r>
          </w:p>
        </w:tc>
        <w:tc>
          <w:tcPr>
            <w:tcW w:w="4508" w:type="dxa"/>
            <w:tcBorders>
              <w:left w:val="single" w:sz="4" w:space="0" w:color="auto"/>
            </w:tcBorders>
          </w:tcPr>
          <w:p w14:paraId="024CA390" w14:textId="151B27D3" w:rsidR="00E317C0" w:rsidRDefault="00E317C0" w:rsidP="00E317C0">
            <w:pPr>
              <w:rPr>
                <w:noProof/>
              </w:rPr>
            </w:pPr>
            <w:r>
              <w:rPr>
                <w:noProof/>
              </w:rPr>
              <w:t>Internet of Things</w:t>
            </w:r>
          </w:p>
        </w:tc>
      </w:tr>
      <w:tr w:rsidR="00236718" w14:paraId="34A11521" w14:textId="77777777" w:rsidTr="00E317C0">
        <w:tc>
          <w:tcPr>
            <w:tcW w:w="4508" w:type="dxa"/>
            <w:tcBorders>
              <w:right w:val="single" w:sz="4" w:space="0" w:color="auto"/>
            </w:tcBorders>
          </w:tcPr>
          <w:p w14:paraId="62C68B43" w14:textId="6CE01464" w:rsidR="00236718" w:rsidRDefault="00236718" w:rsidP="00E317C0">
            <w:pPr>
              <w:rPr>
                <w:noProof/>
              </w:rPr>
            </w:pPr>
            <w:r>
              <w:rPr>
                <w:noProof/>
              </w:rPr>
              <w:t>HART</w:t>
            </w:r>
          </w:p>
        </w:tc>
        <w:tc>
          <w:tcPr>
            <w:tcW w:w="4508" w:type="dxa"/>
            <w:tcBorders>
              <w:left w:val="single" w:sz="4" w:space="0" w:color="auto"/>
            </w:tcBorders>
          </w:tcPr>
          <w:p w14:paraId="75D983C5" w14:textId="240A31C9" w:rsidR="00236718" w:rsidRDefault="00236718" w:rsidP="00E317C0">
            <w:pPr>
              <w:rPr>
                <w:noProof/>
              </w:rPr>
            </w:pPr>
            <w:r w:rsidRPr="00236718">
              <w:rPr>
                <w:noProof/>
              </w:rPr>
              <w:t>Highway Addressable Remote Transducer</w:t>
            </w:r>
          </w:p>
        </w:tc>
      </w:tr>
      <w:tr w:rsidR="00B0423F" w14:paraId="4C87B287" w14:textId="77777777" w:rsidTr="00E317C0">
        <w:tc>
          <w:tcPr>
            <w:tcW w:w="4508" w:type="dxa"/>
            <w:tcBorders>
              <w:right w:val="single" w:sz="4" w:space="0" w:color="auto"/>
            </w:tcBorders>
          </w:tcPr>
          <w:p w14:paraId="22E6BF09" w14:textId="16D3AB54" w:rsidR="00B0423F" w:rsidRDefault="00B0423F" w:rsidP="00E317C0">
            <w:pPr>
              <w:rPr>
                <w:noProof/>
              </w:rPr>
            </w:pPr>
            <w:r>
              <w:rPr>
                <w:noProof/>
              </w:rPr>
              <w:t>MQTT</w:t>
            </w:r>
          </w:p>
        </w:tc>
        <w:tc>
          <w:tcPr>
            <w:tcW w:w="4508" w:type="dxa"/>
            <w:tcBorders>
              <w:left w:val="single" w:sz="4" w:space="0" w:color="auto"/>
            </w:tcBorders>
          </w:tcPr>
          <w:p w14:paraId="093B8C72" w14:textId="08DB5D54" w:rsidR="00B0423F" w:rsidRPr="00236718" w:rsidRDefault="00B0423F" w:rsidP="00E317C0">
            <w:pPr>
              <w:rPr>
                <w:noProof/>
              </w:rPr>
            </w:pPr>
            <w:r w:rsidRPr="00B0423F">
              <w:rPr>
                <w:noProof/>
              </w:rPr>
              <w:t>Message Queue Telemetry Transport</w:t>
            </w:r>
          </w:p>
        </w:tc>
      </w:tr>
      <w:tr w:rsidR="002A4308" w14:paraId="0970B21A" w14:textId="77777777" w:rsidTr="00E317C0">
        <w:tc>
          <w:tcPr>
            <w:tcW w:w="4508" w:type="dxa"/>
            <w:tcBorders>
              <w:right w:val="single" w:sz="4" w:space="0" w:color="auto"/>
            </w:tcBorders>
          </w:tcPr>
          <w:p w14:paraId="1EAF3EDE" w14:textId="0F81473C" w:rsidR="002A4308" w:rsidRDefault="002A4308" w:rsidP="00E317C0">
            <w:pPr>
              <w:rPr>
                <w:noProof/>
              </w:rPr>
            </w:pPr>
            <w:r>
              <w:rPr>
                <w:noProof/>
              </w:rPr>
              <w:t>QoS</w:t>
            </w:r>
          </w:p>
        </w:tc>
        <w:tc>
          <w:tcPr>
            <w:tcW w:w="4508" w:type="dxa"/>
            <w:tcBorders>
              <w:left w:val="single" w:sz="4" w:space="0" w:color="auto"/>
            </w:tcBorders>
          </w:tcPr>
          <w:p w14:paraId="440B8817" w14:textId="38B70328" w:rsidR="002A4308" w:rsidRPr="00B0423F" w:rsidRDefault="002A4308" w:rsidP="00E317C0">
            <w:pPr>
              <w:rPr>
                <w:noProof/>
              </w:rPr>
            </w:pPr>
            <w:r>
              <w:rPr>
                <w:noProof/>
              </w:rPr>
              <w:t>Quality of Service</w:t>
            </w:r>
          </w:p>
        </w:tc>
      </w:tr>
      <w:tr w:rsidR="00B0423F" w14:paraId="51AAD8E8" w14:textId="77777777" w:rsidTr="00E317C0">
        <w:tc>
          <w:tcPr>
            <w:tcW w:w="4508" w:type="dxa"/>
            <w:tcBorders>
              <w:right w:val="single" w:sz="4" w:space="0" w:color="auto"/>
            </w:tcBorders>
          </w:tcPr>
          <w:p w14:paraId="2EDAD1E8" w14:textId="05FFF656" w:rsidR="00B0423F" w:rsidRDefault="00B0423F" w:rsidP="00E317C0">
            <w:pPr>
              <w:rPr>
                <w:noProof/>
              </w:rPr>
            </w:pPr>
            <w:r>
              <w:rPr>
                <w:noProof/>
              </w:rPr>
              <w:t>AMQP</w:t>
            </w:r>
          </w:p>
        </w:tc>
        <w:tc>
          <w:tcPr>
            <w:tcW w:w="4508" w:type="dxa"/>
            <w:tcBorders>
              <w:left w:val="single" w:sz="4" w:space="0" w:color="auto"/>
            </w:tcBorders>
          </w:tcPr>
          <w:p w14:paraId="1BB38966" w14:textId="05F552EC" w:rsidR="00B0423F" w:rsidRPr="00236718" w:rsidRDefault="00B0423F" w:rsidP="00E317C0">
            <w:pPr>
              <w:rPr>
                <w:noProof/>
              </w:rPr>
            </w:pPr>
            <w:r w:rsidRPr="00B0423F">
              <w:rPr>
                <w:noProof/>
              </w:rPr>
              <w:t>Advanced Message Queueing Protocol</w:t>
            </w:r>
          </w:p>
        </w:tc>
      </w:tr>
      <w:tr w:rsidR="00B0423F" w14:paraId="135AFD62" w14:textId="77777777" w:rsidTr="00E317C0">
        <w:tc>
          <w:tcPr>
            <w:tcW w:w="4508" w:type="dxa"/>
            <w:tcBorders>
              <w:right w:val="single" w:sz="4" w:space="0" w:color="auto"/>
            </w:tcBorders>
          </w:tcPr>
          <w:p w14:paraId="0969A3BE" w14:textId="46439025" w:rsidR="00B0423F" w:rsidRDefault="00B0423F" w:rsidP="00E317C0">
            <w:pPr>
              <w:rPr>
                <w:noProof/>
              </w:rPr>
            </w:pPr>
            <w:r>
              <w:rPr>
                <w:noProof/>
              </w:rPr>
              <w:t>CoAP</w:t>
            </w:r>
          </w:p>
        </w:tc>
        <w:tc>
          <w:tcPr>
            <w:tcW w:w="4508" w:type="dxa"/>
            <w:tcBorders>
              <w:left w:val="single" w:sz="4" w:space="0" w:color="auto"/>
            </w:tcBorders>
          </w:tcPr>
          <w:p w14:paraId="34BB5FE7" w14:textId="503167E5" w:rsidR="00B0423F" w:rsidRPr="00236718" w:rsidRDefault="00B0423F" w:rsidP="00E317C0">
            <w:pPr>
              <w:rPr>
                <w:noProof/>
              </w:rPr>
            </w:pPr>
            <w:r w:rsidRPr="00B0423F">
              <w:rPr>
                <w:noProof/>
              </w:rPr>
              <w:t>Constrained Application Protocol</w:t>
            </w:r>
          </w:p>
        </w:tc>
      </w:tr>
      <w:tr w:rsidR="00B0423F" w14:paraId="74D60298" w14:textId="77777777" w:rsidTr="00E317C0">
        <w:tc>
          <w:tcPr>
            <w:tcW w:w="4508" w:type="dxa"/>
            <w:tcBorders>
              <w:right w:val="single" w:sz="4" w:space="0" w:color="auto"/>
            </w:tcBorders>
          </w:tcPr>
          <w:p w14:paraId="5855C199" w14:textId="58BE8099" w:rsidR="00B0423F" w:rsidRDefault="00B0423F" w:rsidP="00E317C0">
            <w:pPr>
              <w:rPr>
                <w:noProof/>
              </w:rPr>
            </w:pPr>
            <w:r>
              <w:rPr>
                <w:noProof/>
              </w:rPr>
              <w:t>RESP</w:t>
            </w:r>
          </w:p>
        </w:tc>
        <w:tc>
          <w:tcPr>
            <w:tcW w:w="4508" w:type="dxa"/>
            <w:tcBorders>
              <w:left w:val="single" w:sz="4" w:space="0" w:color="auto"/>
            </w:tcBorders>
          </w:tcPr>
          <w:p w14:paraId="6CF10191" w14:textId="43C7D94C" w:rsidR="00B0423F" w:rsidRPr="00B0423F" w:rsidRDefault="00B0423F" w:rsidP="00E317C0">
            <w:pPr>
              <w:rPr>
                <w:noProof/>
              </w:rPr>
            </w:pPr>
            <w:r w:rsidRPr="00B0423F">
              <w:rPr>
                <w:noProof/>
              </w:rPr>
              <w:t>REdis Serialization Protocol</w:t>
            </w:r>
          </w:p>
        </w:tc>
      </w:tr>
      <w:tr w:rsidR="00E317C0" w14:paraId="1271D080" w14:textId="77777777" w:rsidTr="00E317C0">
        <w:tc>
          <w:tcPr>
            <w:tcW w:w="4508" w:type="dxa"/>
            <w:tcBorders>
              <w:right w:val="single" w:sz="4" w:space="0" w:color="auto"/>
            </w:tcBorders>
          </w:tcPr>
          <w:p w14:paraId="0DB4512A" w14:textId="30EFD362" w:rsidR="00E317C0" w:rsidRDefault="000301F8" w:rsidP="00E317C0">
            <w:pPr>
              <w:rPr>
                <w:noProof/>
              </w:rPr>
            </w:pPr>
            <w:r>
              <w:rPr>
                <w:noProof/>
              </w:rPr>
              <w:t>XML</w:t>
            </w:r>
          </w:p>
        </w:tc>
        <w:tc>
          <w:tcPr>
            <w:tcW w:w="4508" w:type="dxa"/>
            <w:tcBorders>
              <w:left w:val="single" w:sz="4" w:space="0" w:color="auto"/>
            </w:tcBorders>
          </w:tcPr>
          <w:p w14:paraId="599A606B" w14:textId="3BFFCBCD" w:rsidR="00E317C0" w:rsidRDefault="00E317C0" w:rsidP="00E317C0">
            <w:pPr>
              <w:rPr>
                <w:noProof/>
              </w:rPr>
            </w:pPr>
            <w:r w:rsidRPr="00E317C0">
              <w:rPr>
                <w:noProof/>
              </w:rPr>
              <w:t>Extensible Markup Language</w:t>
            </w:r>
          </w:p>
        </w:tc>
      </w:tr>
      <w:tr w:rsidR="00E317C0" w14:paraId="755FDE76" w14:textId="77777777" w:rsidTr="00E317C0">
        <w:tc>
          <w:tcPr>
            <w:tcW w:w="4508" w:type="dxa"/>
            <w:tcBorders>
              <w:right w:val="single" w:sz="4" w:space="0" w:color="auto"/>
            </w:tcBorders>
          </w:tcPr>
          <w:p w14:paraId="335879FF" w14:textId="0DF77350" w:rsidR="00E317C0" w:rsidRDefault="000301F8" w:rsidP="00E317C0">
            <w:pPr>
              <w:rPr>
                <w:noProof/>
              </w:rPr>
            </w:pPr>
            <w:r>
              <w:rPr>
                <w:noProof/>
              </w:rPr>
              <w:t>JSON</w:t>
            </w:r>
          </w:p>
        </w:tc>
        <w:tc>
          <w:tcPr>
            <w:tcW w:w="4508" w:type="dxa"/>
            <w:tcBorders>
              <w:left w:val="single" w:sz="4" w:space="0" w:color="auto"/>
            </w:tcBorders>
          </w:tcPr>
          <w:p w14:paraId="644CE7A7" w14:textId="2E4D3AB5" w:rsidR="00E317C0" w:rsidRDefault="000301F8" w:rsidP="00E317C0">
            <w:pPr>
              <w:rPr>
                <w:noProof/>
              </w:rPr>
            </w:pPr>
            <w:r>
              <w:rPr>
                <w:noProof/>
              </w:rPr>
              <w:t>JavaScript Object Notation</w:t>
            </w:r>
          </w:p>
        </w:tc>
      </w:tr>
      <w:tr w:rsidR="00E317C0" w14:paraId="0E9DE863" w14:textId="77777777" w:rsidTr="00E317C0">
        <w:tc>
          <w:tcPr>
            <w:tcW w:w="4508" w:type="dxa"/>
            <w:tcBorders>
              <w:right w:val="single" w:sz="4" w:space="0" w:color="auto"/>
            </w:tcBorders>
          </w:tcPr>
          <w:p w14:paraId="79E64B2D" w14:textId="0183E241" w:rsidR="00E317C0" w:rsidRDefault="00236718" w:rsidP="00E317C0">
            <w:pPr>
              <w:rPr>
                <w:noProof/>
              </w:rPr>
            </w:pPr>
            <w:r>
              <w:rPr>
                <w:noProof/>
              </w:rPr>
              <w:t>DoS</w:t>
            </w:r>
          </w:p>
        </w:tc>
        <w:tc>
          <w:tcPr>
            <w:tcW w:w="4508" w:type="dxa"/>
            <w:tcBorders>
              <w:left w:val="single" w:sz="4" w:space="0" w:color="auto"/>
            </w:tcBorders>
          </w:tcPr>
          <w:p w14:paraId="12DEF65C" w14:textId="0CA9E73D" w:rsidR="00E317C0" w:rsidRDefault="00236718" w:rsidP="00E317C0">
            <w:pPr>
              <w:rPr>
                <w:noProof/>
              </w:rPr>
            </w:pPr>
            <w:r>
              <w:rPr>
                <w:noProof/>
              </w:rPr>
              <w:t>Denial of Service</w:t>
            </w:r>
          </w:p>
        </w:tc>
      </w:tr>
      <w:tr w:rsidR="00E317C0" w14:paraId="77809696" w14:textId="77777777" w:rsidTr="00E317C0">
        <w:tc>
          <w:tcPr>
            <w:tcW w:w="4508" w:type="dxa"/>
            <w:tcBorders>
              <w:right w:val="single" w:sz="4" w:space="0" w:color="auto"/>
            </w:tcBorders>
          </w:tcPr>
          <w:p w14:paraId="5AE8E3F2" w14:textId="379D4758" w:rsidR="00E317C0" w:rsidRDefault="00236718" w:rsidP="00E317C0">
            <w:pPr>
              <w:rPr>
                <w:noProof/>
              </w:rPr>
            </w:pPr>
            <w:r>
              <w:rPr>
                <w:noProof/>
              </w:rPr>
              <w:t>DDoS</w:t>
            </w:r>
          </w:p>
        </w:tc>
        <w:tc>
          <w:tcPr>
            <w:tcW w:w="4508" w:type="dxa"/>
            <w:tcBorders>
              <w:left w:val="single" w:sz="4" w:space="0" w:color="auto"/>
            </w:tcBorders>
          </w:tcPr>
          <w:p w14:paraId="337DADC8" w14:textId="7428ACC8" w:rsidR="00E317C0" w:rsidRDefault="00236718" w:rsidP="00E317C0">
            <w:pPr>
              <w:rPr>
                <w:noProof/>
              </w:rPr>
            </w:pPr>
            <w:r>
              <w:rPr>
                <w:noProof/>
              </w:rPr>
              <w:t>Direct Denial of Service</w:t>
            </w:r>
          </w:p>
        </w:tc>
      </w:tr>
      <w:tr w:rsidR="00E317C0" w14:paraId="67304461" w14:textId="77777777" w:rsidTr="00E317C0">
        <w:tc>
          <w:tcPr>
            <w:tcW w:w="4508" w:type="dxa"/>
            <w:tcBorders>
              <w:right w:val="single" w:sz="4" w:space="0" w:color="auto"/>
            </w:tcBorders>
          </w:tcPr>
          <w:p w14:paraId="1B1DFCE5" w14:textId="0BF0E998" w:rsidR="00E317C0" w:rsidRDefault="00F843F5" w:rsidP="00E317C0">
            <w:pPr>
              <w:rPr>
                <w:noProof/>
              </w:rPr>
            </w:pPr>
            <w:r>
              <w:rPr>
                <w:noProof/>
              </w:rPr>
              <w:t>MitM</w:t>
            </w:r>
          </w:p>
        </w:tc>
        <w:tc>
          <w:tcPr>
            <w:tcW w:w="4508" w:type="dxa"/>
            <w:tcBorders>
              <w:left w:val="single" w:sz="4" w:space="0" w:color="auto"/>
            </w:tcBorders>
          </w:tcPr>
          <w:p w14:paraId="687B8F2B" w14:textId="2AE8627D" w:rsidR="00E317C0" w:rsidRDefault="00F843F5" w:rsidP="00E317C0">
            <w:pPr>
              <w:rPr>
                <w:noProof/>
              </w:rPr>
            </w:pPr>
            <w:r>
              <w:rPr>
                <w:noProof/>
              </w:rPr>
              <w:t>Man in the Middle</w:t>
            </w:r>
          </w:p>
        </w:tc>
      </w:tr>
      <w:tr w:rsidR="00E317C0" w14:paraId="12B963ED" w14:textId="77777777" w:rsidTr="00E317C0">
        <w:tc>
          <w:tcPr>
            <w:tcW w:w="4508" w:type="dxa"/>
            <w:tcBorders>
              <w:right w:val="single" w:sz="4" w:space="0" w:color="auto"/>
            </w:tcBorders>
          </w:tcPr>
          <w:p w14:paraId="41BC1C53" w14:textId="063D2250" w:rsidR="00E317C0" w:rsidRDefault="00BB5FC0" w:rsidP="00E317C0">
            <w:pPr>
              <w:rPr>
                <w:noProof/>
              </w:rPr>
            </w:pPr>
            <w:r>
              <w:rPr>
                <w:noProof/>
              </w:rPr>
              <w:t>AES</w:t>
            </w:r>
          </w:p>
        </w:tc>
        <w:tc>
          <w:tcPr>
            <w:tcW w:w="4508" w:type="dxa"/>
            <w:tcBorders>
              <w:left w:val="single" w:sz="4" w:space="0" w:color="auto"/>
            </w:tcBorders>
          </w:tcPr>
          <w:p w14:paraId="689762E2" w14:textId="04685CE2" w:rsidR="00E317C0" w:rsidRDefault="00BB5FC0" w:rsidP="00E317C0">
            <w:pPr>
              <w:rPr>
                <w:noProof/>
              </w:rPr>
            </w:pPr>
            <w:r w:rsidRPr="00BB5FC0">
              <w:rPr>
                <w:noProof/>
              </w:rPr>
              <w:t>Advanced Encryption Standard</w:t>
            </w:r>
          </w:p>
        </w:tc>
      </w:tr>
      <w:tr w:rsidR="00E317C0" w14:paraId="68FE4E0B" w14:textId="77777777" w:rsidTr="00E317C0">
        <w:tc>
          <w:tcPr>
            <w:tcW w:w="4508" w:type="dxa"/>
            <w:tcBorders>
              <w:right w:val="single" w:sz="4" w:space="0" w:color="auto"/>
            </w:tcBorders>
          </w:tcPr>
          <w:p w14:paraId="6D3B3D2F" w14:textId="6CC3B48A" w:rsidR="00E317C0" w:rsidRDefault="00AC00D5" w:rsidP="00E317C0">
            <w:pPr>
              <w:rPr>
                <w:noProof/>
              </w:rPr>
            </w:pPr>
            <w:r>
              <w:rPr>
                <w:noProof/>
              </w:rPr>
              <w:t>RSA</w:t>
            </w:r>
          </w:p>
        </w:tc>
        <w:tc>
          <w:tcPr>
            <w:tcW w:w="4508" w:type="dxa"/>
            <w:tcBorders>
              <w:left w:val="single" w:sz="4" w:space="0" w:color="auto"/>
            </w:tcBorders>
          </w:tcPr>
          <w:p w14:paraId="14A715DC" w14:textId="738D6EAC" w:rsidR="00E317C0" w:rsidRDefault="00AC00D5" w:rsidP="00E317C0">
            <w:pPr>
              <w:rPr>
                <w:noProof/>
              </w:rPr>
            </w:pPr>
            <w:r>
              <w:rPr>
                <w:rStyle w:val="e24kjd"/>
                <w:rFonts w:eastAsiaTheme="majorEastAsia"/>
                <w:noProof/>
              </w:rPr>
              <w:t>Rivest–Shamir–Adleman</w:t>
            </w:r>
          </w:p>
        </w:tc>
      </w:tr>
      <w:tr w:rsidR="00AC00D5" w14:paraId="3A63A4A1" w14:textId="77777777" w:rsidTr="00E317C0">
        <w:tc>
          <w:tcPr>
            <w:tcW w:w="4508" w:type="dxa"/>
            <w:tcBorders>
              <w:right w:val="single" w:sz="4" w:space="0" w:color="auto"/>
            </w:tcBorders>
          </w:tcPr>
          <w:p w14:paraId="3E7724E0" w14:textId="2E34E1A1" w:rsidR="00AC00D5" w:rsidRDefault="00AC00D5" w:rsidP="00E317C0">
            <w:pPr>
              <w:rPr>
                <w:noProof/>
              </w:rPr>
            </w:pPr>
            <w:r>
              <w:rPr>
                <w:noProof/>
              </w:rPr>
              <w:t>MD5</w:t>
            </w:r>
          </w:p>
        </w:tc>
        <w:tc>
          <w:tcPr>
            <w:tcW w:w="4508" w:type="dxa"/>
            <w:tcBorders>
              <w:left w:val="single" w:sz="4" w:space="0" w:color="auto"/>
            </w:tcBorders>
          </w:tcPr>
          <w:p w14:paraId="7BCE74CC" w14:textId="2A778830" w:rsidR="00AC00D5" w:rsidRDefault="00AC00D5" w:rsidP="00E317C0">
            <w:pPr>
              <w:rPr>
                <w:rStyle w:val="e24kjd"/>
                <w:rFonts w:eastAsiaTheme="majorEastAsia"/>
                <w:noProof/>
              </w:rPr>
            </w:pPr>
            <w:r w:rsidRPr="00AC00D5">
              <w:rPr>
                <w:rStyle w:val="e24kjd"/>
                <w:rFonts w:eastAsiaTheme="majorEastAsia"/>
                <w:noProof/>
              </w:rPr>
              <w:t>Message-Digest Algorithm</w:t>
            </w:r>
          </w:p>
        </w:tc>
      </w:tr>
      <w:tr w:rsidR="00AC00D5" w14:paraId="016FA631" w14:textId="77777777" w:rsidTr="00E317C0">
        <w:tc>
          <w:tcPr>
            <w:tcW w:w="4508" w:type="dxa"/>
            <w:tcBorders>
              <w:right w:val="single" w:sz="4" w:space="0" w:color="auto"/>
            </w:tcBorders>
          </w:tcPr>
          <w:p w14:paraId="308B48DF" w14:textId="7962053F" w:rsidR="00AC00D5" w:rsidRDefault="00AC00D5" w:rsidP="00E317C0">
            <w:pPr>
              <w:rPr>
                <w:noProof/>
              </w:rPr>
            </w:pPr>
            <w:r>
              <w:rPr>
                <w:noProof/>
              </w:rPr>
              <w:t>SHA</w:t>
            </w:r>
          </w:p>
        </w:tc>
        <w:tc>
          <w:tcPr>
            <w:tcW w:w="4508" w:type="dxa"/>
            <w:tcBorders>
              <w:left w:val="single" w:sz="4" w:space="0" w:color="auto"/>
            </w:tcBorders>
          </w:tcPr>
          <w:p w14:paraId="6A776522" w14:textId="19660C1F" w:rsidR="00AC00D5" w:rsidRDefault="00AC00D5" w:rsidP="00E317C0">
            <w:pPr>
              <w:rPr>
                <w:rStyle w:val="e24kjd"/>
                <w:rFonts w:eastAsiaTheme="majorEastAsia"/>
                <w:noProof/>
              </w:rPr>
            </w:pPr>
            <w:r>
              <w:rPr>
                <w:rStyle w:val="e24kjd"/>
                <w:rFonts w:eastAsiaTheme="majorEastAsia"/>
                <w:noProof/>
              </w:rPr>
              <w:t>Secure-Hash Algorithm</w:t>
            </w:r>
          </w:p>
        </w:tc>
      </w:tr>
      <w:tr w:rsidR="00AC00D5" w14:paraId="3E6D40E9" w14:textId="77777777" w:rsidTr="00E317C0">
        <w:tc>
          <w:tcPr>
            <w:tcW w:w="4508" w:type="dxa"/>
            <w:tcBorders>
              <w:right w:val="single" w:sz="4" w:space="0" w:color="auto"/>
            </w:tcBorders>
          </w:tcPr>
          <w:p w14:paraId="1E55D419" w14:textId="55B48FC7" w:rsidR="00AC00D5" w:rsidRDefault="001D0686" w:rsidP="00E317C0">
            <w:pPr>
              <w:rPr>
                <w:noProof/>
              </w:rPr>
            </w:pPr>
            <w:r>
              <w:rPr>
                <w:noProof/>
              </w:rPr>
              <w:t>HOG</w:t>
            </w:r>
          </w:p>
        </w:tc>
        <w:tc>
          <w:tcPr>
            <w:tcW w:w="4508" w:type="dxa"/>
            <w:tcBorders>
              <w:left w:val="single" w:sz="4" w:space="0" w:color="auto"/>
            </w:tcBorders>
          </w:tcPr>
          <w:p w14:paraId="5DB68731" w14:textId="731828CC" w:rsidR="00AC00D5" w:rsidRDefault="001D0686" w:rsidP="00E317C0">
            <w:pPr>
              <w:rPr>
                <w:rStyle w:val="e24kjd"/>
                <w:rFonts w:eastAsiaTheme="majorEastAsia"/>
                <w:noProof/>
              </w:rPr>
            </w:pPr>
            <w:r w:rsidRPr="001D0686">
              <w:rPr>
                <w:rStyle w:val="e24kjd"/>
                <w:rFonts w:eastAsiaTheme="majorEastAsia"/>
                <w:noProof/>
              </w:rPr>
              <w:t>Histogram of Oriented Gradients</w:t>
            </w:r>
          </w:p>
        </w:tc>
      </w:tr>
      <w:tr w:rsidR="00EE2D04" w14:paraId="010F0620" w14:textId="77777777" w:rsidTr="00E317C0">
        <w:tc>
          <w:tcPr>
            <w:tcW w:w="4508" w:type="dxa"/>
            <w:tcBorders>
              <w:right w:val="single" w:sz="4" w:space="0" w:color="auto"/>
            </w:tcBorders>
          </w:tcPr>
          <w:p w14:paraId="22A3A8AA" w14:textId="2166D9F2" w:rsidR="00EE2D04" w:rsidRDefault="00EE2D04" w:rsidP="00E317C0">
            <w:pPr>
              <w:rPr>
                <w:noProof/>
              </w:rPr>
            </w:pPr>
            <w:r>
              <w:rPr>
                <w:noProof/>
              </w:rPr>
              <w:t>CNN</w:t>
            </w:r>
          </w:p>
        </w:tc>
        <w:tc>
          <w:tcPr>
            <w:tcW w:w="4508" w:type="dxa"/>
            <w:tcBorders>
              <w:left w:val="single" w:sz="4" w:space="0" w:color="auto"/>
            </w:tcBorders>
          </w:tcPr>
          <w:p w14:paraId="7B8A3B39" w14:textId="30811047" w:rsidR="00EE2D04" w:rsidRPr="001D0686" w:rsidRDefault="00EE2D04" w:rsidP="00E317C0">
            <w:pPr>
              <w:rPr>
                <w:rStyle w:val="e24kjd"/>
                <w:rFonts w:eastAsiaTheme="majorEastAsia"/>
                <w:noProof/>
              </w:rPr>
            </w:pPr>
            <w:r>
              <w:rPr>
                <w:rStyle w:val="e24kjd"/>
                <w:rFonts w:eastAsiaTheme="majorEastAsia"/>
                <w:noProof/>
              </w:rPr>
              <w:t>Convolutional Neural Network</w:t>
            </w:r>
          </w:p>
        </w:tc>
      </w:tr>
      <w:tr w:rsidR="00AC00D5" w14:paraId="2F39760C" w14:textId="77777777" w:rsidTr="00E317C0">
        <w:tc>
          <w:tcPr>
            <w:tcW w:w="4508" w:type="dxa"/>
            <w:tcBorders>
              <w:right w:val="single" w:sz="4" w:space="0" w:color="auto"/>
            </w:tcBorders>
          </w:tcPr>
          <w:p w14:paraId="106662BF" w14:textId="78109388" w:rsidR="00AC00D5" w:rsidRDefault="009811CC" w:rsidP="00E317C0">
            <w:pPr>
              <w:rPr>
                <w:noProof/>
              </w:rPr>
            </w:pPr>
            <w:r>
              <w:rPr>
                <w:noProof/>
              </w:rPr>
              <w:t>OS</w:t>
            </w:r>
          </w:p>
        </w:tc>
        <w:tc>
          <w:tcPr>
            <w:tcW w:w="4508" w:type="dxa"/>
            <w:tcBorders>
              <w:left w:val="single" w:sz="4" w:space="0" w:color="auto"/>
            </w:tcBorders>
          </w:tcPr>
          <w:p w14:paraId="42E6E705" w14:textId="475516B5" w:rsidR="00AC00D5" w:rsidRDefault="009811CC" w:rsidP="00E317C0">
            <w:pPr>
              <w:rPr>
                <w:rStyle w:val="e24kjd"/>
                <w:rFonts w:eastAsiaTheme="majorEastAsia"/>
                <w:noProof/>
              </w:rPr>
            </w:pPr>
            <w:r>
              <w:rPr>
                <w:rStyle w:val="e24kjd"/>
                <w:rFonts w:eastAsiaTheme="majorEastAsia"/>
                <w:noProof/>
              </w:rPr>
              <w:t>Operating System</w:t>
            </w:r>
          </w:p>
        </w:tc>
      </w:tr>
      <w:tr w:rsidR="00AC00D5" w14:paraId="47B03CB3" w14:textId="77777777" w:rsidTr="00E317C0">
        <w:tc>
          <w:tcPr>
            <w:tcW w:w="4508" w:type="dxa"/>
            <w:tcBorders>
              <w:right w:val="single" w:sz="4" w:space="0" w:color="auto"/>
            </w:tcBorders>
          </w:tcPr>
          <w:p w14:paraId="5D84B090" w14:textId="40CB2986" w:rsidR="00AC00D5" w:rsidRDefault="007C1ED5" w:rsidP="00E317C0">
            <w:pPr>
              <w:rPr>
                <w:noProof/>
              </w:rPr>
            </w:pPr>
            <w:r>
              <w:rPr>
                <w:noProof/>
              </w:rPr>
              <w:t>RPi</w:t>
            </w:r>
          </w:p>
        </w:tc>
        <w:tc>
          <w:tcPr>
            <w:tcW w:w="4508" w:type="dxa"/>
            <w:tcBorders>
              <w:left w:val="single" w:sz="4" w:space="0" w:color="auto"/>
            </w:tcBorders>
          </w:tcPr>
          <w:p w14:paraId="4676693E" w14:textId="7138F39D" w:rsidR="00AC00D5" w:rsidRDefault="007C1ED5" w:rsidP="00E317C0">
            <w:pPr>
              <w:rPr>
                <w:rStyle w:val="e24kjd"/>
                <w:rFonts w:eastAsiaTheme="majorEastAsia"/>
                <w:noProof/>
              </w:rPr>
            </w:pPr>
            <w:r>
              <w:rPr>
                <w:rStyle w:val="e24kjd"/>
                <w:rFonts w:eastAsiaTheme="majorEastAsia"/>
                <w:noProof/>
              </w:rPr>
              <w:t>Raspberry Pi</w:t>
            </w:r>
          </w:p>
        </w:tc>
      </w:tr>
      <w:tr w:rsidR="00AC00D5" w14:paraId="57A6264F" w14:textId="77777777" w:rsidTr="00E317C0">
        <w:tc>
          <w:tcPr>
            <w:tcW w:w="4508" w:type="dxa"/>
            <w:tcBorders>
              <w:right w:val="single" w:sz="4" w:space="0" w:color="auto"/>
            </w:tcBorders>
          </w:tcPr>
          <w:p w14:paraId="627428E3" w14:textId="48A98F1C" w:rsidR="00AC00D5" w:rsidRDefault="00663693" w:rsidP="00E317C0">
            <w:pPr>
              <w:rPr>
                <w:noProof/>
              </w:rPr>
            </w:pPr>
            <w:r>
              <w:rPr>
                <w:noProof/>
              </w:rPr>
              <w:t>CSV</w:t>
            </w:r>
          </w:p>
        </w:tc>
        <w:tc>
          <w:tcPr>
            <w:tcW w:w="4508" w:type="dxa"/>
            <w:tcBorders>
              <w:left w:val="single" w:sz="4" w:space="0" w:color="auto"/>
            </w:tcBorders>
          </w:tcPr>
          <w:p w14:paraId="1D516BED" w14:textId="0B814522" w:rsidR="00AC00D5" w:rsidRDefault="00663693" w:rsidP="00E317C0">
            <w:pPr>
              <w:rPr>
                <w:rStyle w:val="e24kjd"/>
                <w:rFonts w:eastAsiaTheme="majorEastAsia"/>
                <w:noProof/>
              </w:rPr>
            </w:pPr>
            <w:r>
              <w:rPr>
                <w:rStyle w:val="e24kjd"/>
                <w:rFonts w:eastAsiaTheme="majorEastAsia"/>
                <w:noProof/>
              </w:rPr>
              <w:t>Coma Separated Values</w:t>
            </w:r>
          </w:p>
        </w:tc>
      </w:tr>
      <w:tr w:rsidR="00663693" w14:paraId="2B20800C" w14:textId="77777777" w:rsidTr="00E317C0">
        <w:tc>
          <w:tcPr>
            <w:tcW w:w="4508" w:type="dxa"/>
            <w:tcBorders>
              <w:right w:val="single" w:sz="4" w:space="0" w:color="auto"/>
            </w:tcBorders>
          </w:tcPr>
          <w:p w14:paraId="1126D6F7" w14:textId="78751711" w:rsidR="00663693" w:rsidRDefault="00663693" w:rsidP="00E317C0">
            <w:pPr>
              <w:rPr>
                <w:noProof/>
              </w:rPr>
            </w:pPr>
            <w:r>
              <w:rPr>
                <w:noProof/>
              </w:rPr>
              <w:t>TP</w:t>
            </w:r>
          </w:p>
        </w:tc>
        <w:tc>
          <w:tcPr>
            <w:tcW w:w="4508" w:type="dxa"/>
            <w:tcBorders>
              <w:left w:val="single" w:sz="4" w:space="0" w:color="auto"/>
            </w:tcBorders>
          </w:tcPr>
          <w:p w14:paraId="1A117775" w14:textId="591D1C4D" w:rsidR="00663693" w:rsidRDefault="00663693" w:rsidP="00E317C0">
            <w:pPr>
              <w:rPr>
                <w:rStyle w:val="e24kjd"/>
                <w:rFonts w:eastAsiaTheme="majorEastAsia"/>
                <w:noProof/>
              </w:rPr>
            </w:pPr>
            <w:r>
              <w:rPr>
                <w:rStyle w:val="e24kjd"/>
                <w:rFonts w:eastAsiaTheme="majorEastAsia"/>
                <w:noProof/>
              </w:rPr>
              <w:t>True Positive</w:t>
            </w:r>
          </w:p>
        </w:tc>
      </w:tr>
      <w:tr w:rsidR="00663693" w14:paraId="7C0E6350" w14:textId="77777777" w:rsidTr="00E317C0">
        <w:tc>
          <w:tcPr>
            <w:tcW w:w="4508" w:type="dxa"/>
            <w:tcBorders>
              <w:right w:val="single" w:sz="4" w:space="0" w:color="auto"/>
            </w:tcBorders>
          </w:tcPr>
          <w:p w14:paraId="7C732B3A" w14:textId="6F5B8726" w:rsidR="00663693" w:rsidRDefault="00D46EA3" w:rsidP="00E317C0">
            <w:pPr>
              <w:rPr>
                <w:noProof/>
              </w:rPr>
            </w:pPr>
            <w:r>
              <w:rPr>
                <w:noProof/>
              </w:rPr>
              <w:t>TN</w:t>
            </w:r>
          </w:p>
        </w:tc>
        <w:tc>
          <w:tcPr>
            <w:tcW w:w="4508" w:type="dxa"/>
            <w:tcBorders>
              <w:left w:val="single" w:sz="4" w:space="0" w:color="auto"/>
            </w:tcBorders>
          </w:tcPr>
          <w:p w14:paraId="694E4DDF" w14:textId="2E4E422D" w:rsidR="00663693" w:rsidRDefault="00D46EA3" w:rsidP="00E317C0">
            <w:pPr>
              <w:rPr>
                <w:rStyle w:val="e24kjd"/>
                <w:rFonts w:eastAsiaTheme="majorEastAsia"/>
                <w:noProof/>
              </w:rPr>
            </w:pPr>
            <w:r>
              <w:rPr>
                <w:rStyle w:val="e24kjd"/>
                <w:rFonts w:eastAsiaTheme="majorEastAsia"/>
                <w:noProof/>
              </w:rPr>
              <w:t>True Negative</w:t>
            </w:r>
          </w:p>
        </w:tc>
      </w:tr>
      <w:tr w:rsidR="00663693" w14:paraId="427218E3" w14:textId="77777777" w:rsidTr="00E317C0">
        <w:tc>
          <w:tcPr>
            <w:tcW w:w="4508" w:type="dxa"/>
            <w:tcBorders>
              <w:right w:val="single" w:sz="4" w:space="0" w:color="auto"/>
            </w:tcBorders>
          </w:tcPr>
          <w:p w14:paraId="28659E67" w14:textId="5E12F9B2" w:rsidR="00663693" w:rsidRDefault="00D46EA3" w:rsidP="00E317C0">
            <w:pPr>
              <w:rPr>
                <w:noProof/>
              </w:rPr>
            </w:pPr>
            <w:r>
              <w:rPr>
                <w:noProof/>
              </w:rPr>
              <w:t>FP</w:t>
            </w:r>
          </w:p>
        </w:tc>
        <w:tc>
          <w:tcPr>
            <w:tcW w:w="4508" w:type="dxa"/>
            <w:tcBorders>
              <w:left w:val="single" w:sz="4" w:space="0" w:color="auto"/>
            </w:tcBorders>
          </w:tcPr>
          <w:p w14:paraId="5D7A934F" w14:textId="79821CF7" w:rsidR="00663693" w:rsidRDefault="00D46EA3" w:rsidP="00E317C0">
            <w:pPr>
              <w:rPr>
                <w:rStyle w:val="e24kjd"/>
                <w:rFonts w:eastAsiaTheme="majorEastAsia"/>
                <w:noProof/>
              </w:rPr>
            </w:pPr>
            <w:r>
              <w:rPr>
                <w:rStyle w:val="e24kjd"/>
                <w:rFonts w:eastAsiaTheme="majorEastAsia"/>
                <w:noProof/>
              </w:rPr>
              <w:t>False Positive</w:t>
            </w:r>
          </w:p>
        </w:tc>
      </w:tr>
      <w:tr w:rsidR="00663693" w14:paraId="7F2B8AB4" w14:textId="77777777" w:rsidTr="00E317C0">
        <w:tc>
          <w:tcPr>
            <w:tcW w:w="4508" w:type="dxa"/>
            <w:tcBorders>
              <w:right w:val="single" w:sz="4" w:space="0" w:color="auto"/>
            </w:tcBorders>
          </w:tcPr>
          <w:p w14:paraId="3686F56C" w14:textId="1F33F7DF" w:rsidR="00663693" w:rsidRDefault="00D46EA3" w:rsidP="00E317C0">
            <w:pPr>
              <w:rPr>
                <w:noProof/>
              </w:rPr>
            </w:pPr>
            <w:r>
              <w:rPr>
                <w:noProof/>
              </w:rPr>
              <w:t>FN</w:t>
            </w:r>
          </w:p>
        </w:tc>
        <w:tc>
          <w:tcPr>
            <w:tcW w:w="4508" w:type="dxa"/>
            <w:tcBorders>
              <w:left w:val="single" w:sz="4" w:space="0" w:color="auto"/>
            </w:tcBorders>
          </w:tcPr>
          <w:p w14:paraId="7281F89D" w14:textId="0C0618AC" w:rsidR="00663693" w:rsidRDefault="00D46EA3" w:rsidP="00E317C0">
            <w:pPr>
              <w:rPr>
                <w:rStyle w:val="e24kjd"/>
                <w:rFonts w:eastAsiaTheme="majorEastAsia"/>
                <w:noProof/>
              </w:rPr>
            </w:pPr>
            <w:r>
              <w:rPr>
                <w:rStyle w:val="e24kjd"/>
                <w:rFonts w:eastAsiaTheme="majorEastAsia"/>
                <w:noProof/>
              </w:rPr>
              <w:t>False Negative</w:t>
            </w:r>
          </w:p>
        </w:tc>
      </w:tr>
    </w:tbl>
    <w:p w14:paraId="2A44D1A1" w14:textId="4A4F45C3" w:rsidR="00F566D8" w:rsidRPr="00120C9A" w:rsidRDefault="00CB058F" w:rsidP="00D46EA3">
      <w:r>
        <w:br w:type="page"/>
      </w:r>
    </w:p>
    <w:p w14:paraId="616C4B0F" w14:textId="6BE36682" w:rsidR="005A5914" w:rsidRDefault="005A5914" w:rsidP="00E317C0">
      <w:pPr>
        <w:pStyle w:val="Heading1"/>
      </w:pPr>
      <w:bookmarkStart w:id="34" w:name="_Toc17899654"/>
      <w:r>
        <w:lastRenderedPageBreak/>
        <w:t xml:space="preserve">1.0 </w:t>
      </w:r>
      <w:r w:rsidRPr="00925AE5">
        <w:t>Introduction</w:t>
      </w:r>
      <w:bookmarkEnd w:id="31"/>
      <w:bookmarkEnd w:id="32"/>
      <w:bookmarkEnd w:id="34"/>
      <w:r w:rsidRPr="00925AE5">
        <w:t xml:space="preserve"> </w:t>
      </w:r>
    </w:p>
    <w:p w14:paraId="128858BE" w14:textId="77777777" w:rsidR="005A5914" w:rsidRPr="002D5551" w:rsidRDefault="005A5914" w:rsidP="005A5914"/>
    <w:p w14:paraId="13C11FC8" w14:textId="7176C35B" w:rsidR="005A5914" w:rsidRDefault="005A5914" w:rsidP="005A5914">
      <w:pPr>
        <w:pStyle w:val="Heading2"/>
      </w:pPr>
      <w:bookmarkStart w:id="35" w:name="_Toc11075209"/>
      <w:bookmarkStart w:id="36" w:name="_Toc11959273"/>
      <w:bookmarkStart w:id="37" w:name="_Toc17899655"/>
      <w:r>
        <w:t xml:space="preserve">1.1 </w:t>
      </w:r>
      <w:r w:rsidRPr="00925AE5">
        <w:t>B</w:t>
      </w:r>
      <w:r>
        <w:t>ackground</w:t>
      </w:r>
      <w:bookmarkEnd w:id="35"/>
      <w:bookmarkEnd w:id="36"/>
      <w:bookmarkEnd w:id="37"/>
    </w:p>
    <w:p w14:paraId="72ECFC51" w14:textId="77777777" w:rsidR="005A5914" w:rsidRDefault="005A5914" w:rsidP="005A5914"/>
    <w:p w14:paraId="0898A644" w14:textId="0805A8E1" w:rsidR="00E10CDA" w:rsidRDefault="00E10CDA" w:rsidP="005A5914">
      <w:r>
        <w:t xml:space="preserve">With the recent explosion of </w:t>
      </w:r>
      <w:r w:rsidR="00F566D8">
        <w:t xml:space="preserve">the </w:t>
      </w:r>
      <w:r>
        <w:t>Internet of Thing</w:t>
      </w:r>
      <w:r w:rsidR="001219EC">
        <w:t>s</w:t>
      </w:r>
      <w:r w:rsidR="00F566D8">
        <w:t xml:space="preserve"> (IoT)</w:t>
      </w:r>
      <w:r w:rsidR="001219EC">
        <w:t>,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3395" cy="3271157"/>
                    </a:xfrm>
                    <a:prstGeom prst="rect">
                      <a:avLst/>
                    </a:prstGeom>
                  </pic:spPr>
                </pic:pic>
              </a:graphicData>
            </a:graphic>
          </wp:inline>
        </w:drawing>
      </w:r>
    </w:p>
    <w:p w14:paraId="6771CC7C" w14:textId="1AFBEF48" w:rsidR="00F627B9" w:rsidRPr="00925AE5" w:rsidRDefault="00F627B9" w:rsidP="00F627B9">
      <w:pPr>
        <w:pStyle w:val="Caption"/>
        <w:jc w:val="center"/>
      </w:pPr>
      <w:bookmarkStart w:id="38" w:name="_Toc11959210"/>
      <w:bookmarkStart w:id="39" w:name="_Toc14464761"/>
      <w:bookmarkStart w:id="40" w:name="_Toc15564688"/>
      <w:bookmarkStart w:id="41" w:name="_Toc16605991"/>
      <w:bookmarkStart w:id="42" w:name="_Toc17228292"/>
      <w:bookmarkStart w:id="43" w:name="_Toc17394519"/>
      <w:bookmarkStart w:id="44" w:name="_Toc17899620"/>
      <w:bookmarkStart w:id="45" w:name="_Toc17899756"/>
      <w:r>
        <w:t xml:space="preserve">Figure </w:t>
      </w:r>
      <w:fldSimple w:instr=" SEQ Figure \* ARABIC ">
        <w:r w:rsidR="000A6166">
          <w:rPr>
            <w:noProof/>
          </w:rPr>
          <w:t>1</w:t>
        </w:r>
      </w:fldSimple>
      <w:r w:rsidR="00897A09">
        <w:t>:</w:t>
      </w:r>
      <w:r w:rsidR="000D679A">
        <w:t xml:space="preserve"> Smart Home </w:t>
      </w:r>
      <w:r w:rsidR="00897A09">
        <w:t xml:space="preserve">Security </w:t>
      </w:r>
      <w:r w:rsidR="000D679A">
        <w:t>R</w:t>
      </w:r>
      <w:r w:rsidR="00897A09">
        <w:t>evenue forecast worldwide</w:t>
      </w:r>
      <w:r w:rsidRPr="00142DF6">
        <w:t xml:space="preserve"> </w:t>
      </w:r>
      <w:bookmarkEnd w:id="38"/>
      <w:bookmarkEnd w:id="39"/>
      <w:bookmarkEnd w:id="40"/>
      <w:r w:rsidR="00142DF6" w:rsidRPr="00142DF6">
        <w:t>(</w:t>
      </w:r>
      <w:proofErr w:type="spellStart"/>
      <w:r w:rsidR="00142DF6" w:rsidRPr="00142DF6">
        <w:t>Blumtritt</w:t>
      </w:r>
      <w:proofErr w:type="spellEnd"/>
      <w:r w:rsidR="00142DF6" w:rsidRPr="00142DF6">
        <w:t>, 2019)</w:t>
      </w:r>
      <w:bookmarkEnd w:id="41"/>
      <w:bookmarkEnd w:id="42"/>
      <w:bookmarkEnd w:id="43"/>
      <w:bookmarkEnd w:id="44"/>
      <w:bookmarkEnd w:id="45"/>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06339D7F"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w:t>
      </w:r>
      <w:proofErr w:type="spellStart"/>
      <w:r w:rsidR="008352F4">
        <w:t>RPi</w:t>
      </w:r>
      <w:proofErr w:type="spellEnd"/>
      <w:r w:rsidR="008352F4">
        <w:t>)</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can be shown in Figure 2.</w:t>
      </w:r>
      <w:r w:rsidR="001B1536">
        <w:t xml:space="preserve"> The proposed system involves interaction between various smart phone devices running on both iOS and Android with the </w:t>
      </w:r>
      <w:proofErr w:type="spellStart"/>
      <w:r w:rsidR="001B1536">
        <w:t>RPi</w:t>
      </w:r>
      <w:proofErr w:type="spellEnd"/>
      <w:r w:rsidR="001B1536">
        <w:t xml:space="preserve"> via the MQTT communication protocol. This would involve the </w:t>
      </w:r>
      <w:proofErr w:type="spellStart"/>
      <w:r w:rsidR="001B1536">
        <w:t>RPi</w:t>
      </w:r>
      <w:proofErr w:type="spellEnd"/>
      <w:r w:rsidR="001B1536">
        <w:t xml:space="preserve">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3551" cy="1643841"/>
                    </a:xfrm>
                    <a:prstGeom prst="rect">
                      <a:avLst/>
                    </a:prstGeom>
                  </pic:spPr>
                </pic:pic>
              </a:graphicData>
            </a:graphic>
          </wp:inline>
        </w:drawing>
      </w:r>
    </w:p>
    <w:p w14:paraId="36F19FA7" w14:textId="4AC60196" w:rsidR="001B1536" w:rsidRDefault="001B1536" w:rsidP="001B1536">
      <w:pPr>
        <w:pStyle w:val="Caption"/>
        <w:jc w:val="center"/>
      </w:pPr>
      <w:bookmarkStart w:id="46" w:name="_Toc14464773"/>
      <w:bookmarkStart w:id="47" w:name="_Toc15564702"/>
      <w:bookmarkStart w:id="48" w:name="_Toc16605992"/>
      <w:bookmarkStart w:id="49" w:name="_Toc17228293"/>
      <w:bookmarkStart w:id="50" w:name="_Toc17394520"/>
      <w:bookmarkStart w:id="51" w:name="_Toc17899621"/>
      <w:bookmarkStart w:id="52" w:name="_Toc17899757"/>
      <w:r>
        <w:t xml:space="preserve">Figure </w:t>
      </w:r>
      <w:fldSimple w:instr=" SEQ Figure \* ARABIC ">
        <w:r w:rsidR="000A6166">
          <w:rPr>
            <w:noProof/>
          </w:rPr>
          <w:t>2</w:t>
        </w:r>
      </w:fldSimple>
      <w:r>
        <w:t>: Raspberry Pi Model 3b</w:t>
      </w:r>
      <w:bookmarkEnd w:id="46"/>
      <w:bookmarkEnd w:id="47"/>
      <w:bookmarkEnd w:id="48"/>
      <w:bookmarkEnd w:id="49"/>
      <w:bookmarkEnd w:id="50"/>
      <w:bookmarkEnd w:id="51"/>
      <w:bookmarkEnd w:id="52"/>
    </w:p>
    <w:p w14:paraId="35C217F5" w14:textId="5E9B0A5C" w:rsidR="001B1536" w:rsidRDefault="001B1536" w:rsidP="005A5914"/>
    <w:p w14:paraId="5505A275" w14:textId="1FA97D7C" w:rsidR="00BA12A4" w:rsidRDefault="001B1536" w:rsidP="005A5914">
      <w:r>
        <w:t xml:space="preserve">Building a custom made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IoT attacks such as Denial of Service (DoS)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53" w:name="_Toc11075210"/>
      <w:bookmarkStart w:id="54" w:name="_Toc11959274"/>
    </w:p>
    <w:p w14:paraId="41C3D5F9" w14:textId="59A50FD0" w:rsidR="005A5914" w:rsidRDefault="005A5914" w:rsidP="00707B81">
      <w:pPr>
        <w:pStyle w:val="Heading2"/>
      </w:pPr>
      <w:bookmarkStart w:id="55" w:name="_Toc17899656"/>
      <w:r>
        <w:lastRenderedPageBreak/>
        <w:t>1.2 Problem D</w:t>
      </w:r>
      <w:r w:rsidRPr="000C586D">
        <w:t>escription</w:t>
      </w:r>
      <w:bookmarkEnd w:id="53"/>
      <w:bookmarkEnd w:id="54"/>
      <w:bookmarkEnd w:id="55"/>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proofErr w:type="spellStart"/>
      <w:r w:rsidR="00256876">
        <w:t>R</w:t>
      </w:r>
      <w:r w:rsidR="008352F4">
        <w:t>Pi</w:t>
      </w:r>
      <w:proofErr w:type="spellEnd"/>
      <w:r>
        <w:t xml:space="preserve"> model is proposed to create a system with a smaller scope of security vulnerabilities using local data storage to reduce information exposure ov</w:t>
      </w:r>
      <w:r w:rsidR="008352F4">
        <w:t xml:space="preserve">er the system. The </w:t>
      </w:r>
      <w:proofErr w:type="spellStart"/>
      <w:r w:rsidR="008352F4">
        <w:t>RPi</w:t>
      </w:r>
      <w:proofErr w:type="spellEnd"/>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Authentication. Verifying that the individual or party who is sending data is who they say they are. This covers both the recipient and sender of the message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IoT security which can be referenced to ensure the device is secured to the highest standard.</w:t>
      </w:r>
    </w:p>
    <w:p w14:paraId="651C7A9E" w14:textId="77777777" w:rsidR="005A5914" w:rsidRDefault="005A5914" w:rsidP="005A5914"/>
    <w:p w14:paraId="542BBB50" w14:textId="378AD845" w:rsidR="007C6D93" w:rsidRDefault="002C2188" w:rsidP="00E20029">
      <w:pPr>
        <w:pStyle w:val="Heading2"/>
      </w:pPr>
      <w:bookmarkStart w:id="56" w:name="_Toc11075211"/>
      <w:bookmarkStart w:id="57" w:name="_Toc11959275"/>
      <w:bookmarkStart w:id="58" w:name="_Toc17899657"/>
      <w:r>
        <w:t>1.3</w:t>
      </w:r>
      <w:r w:rsidR="005A5914">
        <w:t xml:space="preserve"> </w:t>
      </w:r>
      <w:r w:rsidR="00142DF6">
        <w:t>Project O</w:t>
      </w:r>
      <w:r w:rsidR="005A5914" w:rsidRPr="000C586D">
        <w:t>bjectives</w:t>
      </w:r>
      <w:bookmarkEnd w:id="56"/>
      <w:bookmarkEnd w:id="57"/>
      <w:bookmarkEnd w:id="58"/>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lastRenderedPageBreak/>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5DA39C2B"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rsidRPr="00256876">
        <w:t>). By comparing the system to the best practices standard, it can be ensured that the system meets security requirements.</w:t>
      </w:r>
      <w:r w:rsidR="00256876" w:rsidRPr="00256876">
        <w:t xml:space="preserve"> It is frequently debated that security is always traded for convenience (</w:t>
      </w:r>
      <w:proofErr w:type="spellStart"/>
      <w:r w:rsidR="00256876" w:rsidRPr="00256876">
        <w:t>Cherecwich</w:t>
      </w:r>
      <w:proofErr w:type="spellEnd"/>
      <w:r w:rsidR="00256876" w:rsidRPr="00256876">
        <w:t>, 2019)..</w:t>
      </w:r>
      <w:r w:rsidR="00256876">
        <w:t xml:space="preserve"> Factors such as latency should also be considered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FA08736" w:rsidR="00730862" w:rsidRDefault="00730862" w:rsidP="007C6D93">
      <w:pPr>
        <w:pStyle w:val="ListParagraph"/>
        <w:keepNext/>
        <w:keepLines/>
        <w:numPr>
          <w:ilvl w:val="0"/>
          <w:numId w:val="18"/>
        </w:numPr>
      </w:pPr>
      <w:r>
        <w:t xml:space="preserve">With devices such as the </w:t>
      </w:r>
      <w:proofErr w:type="spellStart"/>
      <w:ins w:id="59" w:author="Anna Lito Michala" w:date="2019-08-29T13:23:00Z">
        <w:r w:rsidR="00282899">
          <w:t>R</w:t>
        </w:r>
      </w:ins>
      <w:r w:rsidR="008352F4">
        <w:t>Pi</w:t>
      </w:r>
      <w:proofErr w:type="spellEnd"/>
      <w:r>
        <w:t xml:space="preserve"> being limited by its computational power, it is important to determine the most appropriate face recognition methodol</w:t>
      </w:r>
      <w:r w:rsidR="008352F4">
        <w:t>ogy suitable for a small device.</w:t>
      </w:r>
      <w:r w:rsidR="000F7DD7">
        <w:t xml:space="preserve"> There are various types of algorithms available to choose from.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ment of the surveillance system. The system must be able to recognise faces of individuals and appropriately label them while being able to detect unidentified faces which can then be captured and sent to the smart phone devices. Accuracy and latency are two of the major factors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09BBF3A8" w:rsidR="009850B8" w:rsidRDefault="009850B8" w:rsidP="007C6D93">
      <w:pPr>
        <w:pStyle w:val="ListParagraph"/>
        <w:keepNext/>
        <w:keepLines/>
        <w:numPr>
          <w:ilvl w:val="0"/>
          <w:numId w:val="18"/>
        </w:numPr>
      </w:pPr>
      <w:r>
        <w:t xml:space="preserve">Evaluate </w:t>
      </w:r>
      <w:del w:id="60" w:author="Anna Lito Michala" w:date="2019-08-29T13:23:00Z">
        <w:r w:rsidDel="00282899">
          <w:delText>functionality</w:delText>
        </w:r>
      </w:del>
      <w:ins w:id="61" w:author="Anna Lito Michala" w:date="2019-08-29T13:23:00Z">
        <w:r w:rsidR="00282899">
          <w:t>the system</w:t>
        </w:r>
      </w:ins>
      <w:r>
        <w:t xml:space="preserve">. The system must be fully functional upon evaluation as a security camera within a home </w:t>
      </w:r>
      <w:ins w:id="62" w:author="Anna Lito Michala" w:date="2019-08-29T13:23:00Z">
        <w:r w:rsidR="00282899">
          <w:t xml:space="preserve">which </w:t>
        </w:r>
      </w:ins>
      <w:r>
        <w:t>is a sensitive area. This would involve software testing</w:t>
      </w:r>
      <w:ins w:id="63" w:author="Anna Lito Michala" w:date="2019-08-29T13:23:00Z">
        <w:r w:rsidR="00282899">
          <w:t xml:space="preserve"> for performance and latency, portability testing for compatibility with </w:t>
        </w:r>
      </w:ins>
      <w:ins w:id="64" w:author="Anna Lito Michala" w:date="2019-08-29T13:24:00Z">
        <w:r w:rsidR="00282899">
          <w:t xml:space="preserve">a variety of mobile phone OSs, security testing, </w:t>
        </w:r>
      </w:ins>
      <w:del w:id="65" w:author="Anna Lito Michala" w:date="2019-08-29T13:23:00Z">
        <w:r w:rsidDel="00282899">
          <w:delText xml:space="preserve"> such as unit tests to evaluate </w:delText>
        </w:r>
      </w:del>
      <w:r>
        <w:t>and draw conclusions on each part of the system.</w:t>
      </w:r>
    </w:p>
    <w:p w14:paraId="76E22A85" w14:textId="12D4B04F" w:rsidR="005A5914" w:rsidRDefault="005A5914" w:rsidP="009850B8">
      <w:pPr>
        <w:rPr>
          <w:rFonts w:asciiTheme="majorHAnsi" w:eastAsiaTheme="majorEastAsia" w:hAnsiTheme="majorHAnsi" w:cstheme="majorBidi"/>
          <w:color w:val="000000" w:themeColor="text1"/>
          <w:sz w:val="32"/>
        </w:rPr>
      </w:pPr>
    </w:p>
    <w:p w14:paraId="5805D65E" w14:textId="77777777" w:rsidR="00E20029" w:rsidRDefault="00E20029">
      <w:pPr>
        <w:spacing w:line="276" w:lineRule="auto"/>
        <w:ind w:left="284" w:right="284"/>
        <w:rPr>
          <w:rFonts w:eastAsiaTheme="majorEastAsia" w:cstheme="majorBidi"/>
          <w:noProof/>
          <w:sz w:val="32"/>
          <w:szCs w:val="32"/>
        </w:rPr>
      </w:pPr>
      <w:bookmarkStart w:id="66" w:name="_Toc11075214"/>
      <w:bookmarkStart w:id="67" w:name="_Toc11959276"/>
      <w:r>
        <w:br w:type="page"/>
      </w:r>
    </w:p>
    <w:p w14:paraId="5D86285A" w14:textId="52AA8813" w:rsidR="005A5914" w:rsidRDefault="00E35EAF" w:rsidP="00E317C0">
      <w:pPr>
        <w:pStyle w:val="Heading1"/>
      </w:pPr>
      <w:bookmarkStart w:id="68" w:name="_Toc17899658"/>
      <w:r>
        <w:lastRenderedPageBreak/>
        <w:t>2</w:t>
      </w:r>
      <w:r w:rsidR="005A5914">
        <w:t xml:space="preserve">.0 </w:t>
      </w:r>
      <w:bookmarkEnd w:id="66"/>
      <w:r>
        <w:t>Literature Review</w:t>
      </w:r>
      <w:bookmarkEnd w:id="67"/>
      <w:bookmarkEnd w:id="68"/>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w:t>
      </w:r>
      <w:proofErr w:type="spellStart"/>
      <w:r w:rsidR="00C95E31" w:rsidRPr="00A9385A">
        <w:t>Pawar</w:t>
      </w:r>
      <w:proofErr w:type="spellEnd"/>
      <w:r w:rsidR="00C95E31" w:rsidRPr="00A9385A">
        <w:t xml:space="preserve"> and </w:t>
      </w:r>
      <w:proofErr w:type="spellStart"/>
      <w:r w:rsidR="00C95E31" w:rsidRPr="00A9385A">
        <w:t>Umale</w:t>
      </w:r>
      <w:proofErr w:type="spellEnd"/>
      <w:r w:rsidR="00C95E31" w:rsidRPr="00A9385A">
        <w:t xml:space="preserve">, 2018), a home surveillance system was created using the </w:t>
      </w:r>
      <w:proofErr w:type="spellStart"/>
      <w:r w:rsidR="0007015C">
        <w:t>R</w:t>
      </w:r>
      <w:r>
        <w:t>Pi</w:t>
      </w:r>
      <w:proofErr w:type="spellEnd"/>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xml:space="preserve">. A similar system was designed using face recognition technology or a password to enter a home (Hussein and Al </w:t>
      </w:r>
      <w:proofErr w:type="spellStart"/>
      <w:r w:rsidR="00C95E31" w:rsidRPr="00A01104">
        <w:t>Mansoori</w:t>
      </w:r>
      <w:proofErr w:type="spellEnd"/>
      <w:r w:rsidR="00C95E31" w:rsidRPr="00A01104">
        <w:t xml:space="preserve">, 2017). </w:t>
      </w:r>
      <w:proofErr w:type="gramStart"/>
      <w:r w:rsidR="00C95E31" w:rsidRPr="00A01104">
        <w:t>Again</w:t>
      </w:r>
      <w:proofErr w:type="gramEnd"/>
      <w:r w:rsidR="00C95E31" w:rsidRPr="00A01104">
        <w:t xml:space="preserve">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06006989" w:rsidR="005A5914" w:rsidRPr="006D2231" w:rsidRDefault="00E35EAF" w:rsidP="005A5914">
      <w:pPr>
        <w:pStyle w:val="Heading2"/>
      </w:pPr>
      <w:bookmarkStart w:id="69" w:name="_Toc11075218"/>
      <w:bookmarkStart w:id="70" w:name="_Toc11959277"/>
      <w:bookmarkStart w:id="71" w:name="_Toc17899659"/>
      <w:r>
        <w:t>2</w:t>
      </w:r>
      <w:r w:rsidR="007472E0">
        <w:t>.1</w:t>
      </w:r>
      <w:r w:rsidR="00B9395E">
        <w:t xml:space="preserve"> Internet of Things </w:t>
      </w:r>
      <w:r w:rsidR="005A5914">
        <w:t>Architecture</w:t>
      </w:r>
      <w:bookmarkEnd w:id="69"/>
      <w:bookmarkEnd w:id="70"/>
      <w:bookmarkEnd w:id="71"/>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00F7AF9A" w:rsidR="005A5914" w:rsidRPr="0030131F" w:rsidRDefault="00107D43" w:rsidP="0030131F">
      <w:pPr>
        <w:pStyle w:val="Heading3"/>
      </w:pPr>
      <w:bookmarkStart w:id="72" w:name="_Toc11075219"/>
      <w:bookmarkStart w:id="73" w:name="_Toc11959278"/>
      <w:bookmarkStart w:id="74" w:name="_Toc17899660"/>
      <w:r w:rsidRPr="0030131F">
        <w:t>2</w:t>
      </w:r>
      <w:r w:rsidR="007472E0" w:rsidRPr="0030131F">
        <w:t>.1</w:t>
      </w:r>
      <w:r w:rsidR="005A5914" w:rsidRPr="0030131F">
        <w:t>.1 Perception Layer</w:t>
      </w:r>
      <w:bookmarkEnd w:id="72"/>
      <w:bookmarkEnd w:id="73"/>
      <w:bookmarkEnd w:id="74"/>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 xml:space="preserve">Aziz and </w:t>
      </w:r>
      <w:proofErr w:type="spellStart"/>
      <w:r w:rsidR="001F0A48" w:rsidRPr="002E6B27">
        <w:t>Haq</w:t>
      </w:r>
      <w:proofErr w:type="spellEnd"/>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611979C9" w:rsidR="005A5914" w:rsidRDefault="00107D43" w:rsidP="005A5914">
      <w:pPr>
        <w:pStyle w:val="Heading3"/>
      </w:pPr>
      <w:bookmarkStart w:id="75" w:name="_Toc11075220"/>
      <w:bookmarkStart w:id="76" w:name="_Toc11959279"/>
      <w:bookmarkStart w:id="77" w:name="_Toc17899661"/>
      <w:r>
        <w:lastRenderedPageBreak/>
        <w:t>2</w:t>
      </w:r>
      <w:r w:rsidR="007472E0">
        <w:t>.1</w:t>
      </w:r>
      <w:r w:rsidR="005A5914">
        <w:t>.2 Network Layer</w:t>
      </w:r>
      <w:bookmarkEnd w:id="75"/>
      <w:bookmarkEnd w:id="76"/>
      <w:bookmarkEnd w:id="77"/>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(DoS)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2A0712C3" w:rsidR="005A5914" w:rsidRPr="005B2C1A" w:rsidRDefault="00107D43" w:rsidP="007472E0">
      <w:pPr>
        <w:pStyle w:val="Heading3"/>
      </w:pPr>
      <w:bookmarkStart w:id="78" w:name="_Toc11959280"/>
      <w:bookmarkStart w:id="79" w:name="_Toc17899662"/>
      <w:r>
        <w:t>2</w:t>
      </w:r>
      <w:r w:rsidR="005A5914" w:rsidRPr="005B2C1A">
        <w:t>.</w:t>
      </w:r>
      <w:r w:rsidR="007472E0">
        <w:t>1</w:t>
      </w:r>
      <w:r w:rsidR="005A5914" w:rsidRPr="005B2C1A">
        <w:t>.3 Application Layer</w:t>
      </w:r>
      <w:bookmarkEnd w:id="78"/>
      <w:bookmarkEnd w:id="79"/>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136" cy="2648547"/>
                    </a:xfrm>
                    <a:prstGeom prst="rect">
                      <a:avLst/>
                    </a:prstGeom>
                  </pic:spPr>
                </pic:pic>
              </a:graphicData>
            </a:graphic>
          </wp:inline>
        </w:drawing>
      </w:r>
    </w:p>
    <w:p w14:paraId="53243E44" w14:textId="27C0E0B2" w:rsidR="00C95E31" w:rsidRDefault="00C95E31" w:rsidP="00C95E31">
      <w:pPr>
        <w:pStyle w:val="Caption"/>
        <w:jc w:val="center"/>
      </w:pPr>
      <w:bookmarkStart w:id="80" w:name="_Toc11959211"/>
      <w:bookmarkStart w:id="81" w:name="_Toc14464762"/>
      <w:bookmarkStart w:id="82" w:name="_Toc15564689"/>
      <w:bookmarkStart w:id="83" w:name="_Toc16605993"/>
      <w:bookmarkStart w:id="84" w:name="_Toc17228294"/>
      <w:bookmarkStart w:id="85" w:name="_Toc17394521"/>
      <w:bookmarkStart w:id="86" w:name="_Toc17899622"/>
      <w:bookmarkStart w:id="87" w:name="_Toc17899758"/>
      <w:bookmarkStart w:id="88" w:name="_Toc11075225"/>
      <w:r>
        <w:t xml:space="preserve">Figure </w:t>
      </w:r>
      <w:fldSimple w:instr=" SEQ Figure \* ARABIC ">
        <w:r w:rsidR="000A6166">
          <w:rPr>
            <w:noProof/>
          </w:rPr>
          <w:t>3</w:t>
        </w:r>
      </w:fldSimple>
      <w:r w:rsidR="00E9074E">
        <w:t>: IoT three</w:t>
      </w:r>
      <w:r>
        <w:t xml:space="preserve"> layered architecture in relation to a home surveillance system</w:t>
      </w:r>
      <w:bookmarkEnd w:id="80"/>
      <w:bookmarkEnd w:id="81"/>
      <w:bookmarkEnd w:id="82"/>
      <w:bookmarkEnd w:id="83"/>
      <w:bookmarkEnd w:id="84"/>
      <w:bookmarkEnd w:id="85"/>
      <w:bookmarkEnd w:id="86"/>
      <w:bookmarkEnd w:id="87"/>
    </w:p>
    <w:p w14:paraId="30759CD5" w14:textId="77777777" w:rsidR="0030131F" w:rsidRDefault="0030131F" w:rsidP="0030131F"/>
    <w:p w14:paraId="2B0E60F6" w14:textId="189C427C" w:rsidR="005A5914" w:rsidRDefault="00107D43" w:rsidP="005A5914">
      <w:pPr>
        <w:pStyle w:val="Heading2"/>
      </w:pPr>
      <w:bookmarkStart w:id="89" w:name="_Toc11959281"/>
      <w:bookmarkStart w:id="90" w:name="_Toc17899663"/>
      <w:r>
        <w:t>2</w:t>
      </w:r>
      <w:r w:rsidR="00260925">
        <w:t>.2</w:t>
      </w:r>
      <w:r w:rsidR="005A5914">
        <w:t xml:space="preserve"> Network </w:t>
      </w:r>
      <w:r w:rsidR="007472E0">
        <w:t>Communication</w:t>
      </w:r>
      <w:r w:rsidR="005A5914">
        <w:t xml:space="preserve"> Protocols</w:t>
      </w:r>
      <w:bookmarkEnd w:id="88"/>
      <w:bookmarkEnd w:id="89"/>
      <w:bookmarkEnd w:id="90"/>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be used for in this thesis.</w:t>
      </w:r>
      <w:r w:rsidR="004F297C">
        <w:t xml:space="preserve"> 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proofErr w:type="spellStart"/>
      <w:r w:rsidR="008352F4">
        <w:t>RPi</w:t>
      </w:r>
      <w:proofErr w:type="spellEnd"/>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r>
        <w:t xml:space="preserve">Communication protocol is supported by both the </w:t>
      </w:r>
      <w:proofErr w:type="spellStart"/>
      <w:r>
        <w:t>RPi</w:t>
      </w:r>
      <w:proofErr w:type="spellEnd"/>
      <w:r>
        <w:t xml:space="preserve"> and modern smart phones. The communication protocol must be accessible to both smart devices and the </w:t>
      </w:r>
      <w:proofErr w:type="spellStart"/>
      <w:r>
        <w:t>RPi</w:t>
      </w:r>
      <w:proofErr w:type="spellEnd"/>
      <w:r>
        <w:t xml:space="preserve">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xml:space="preserve">. Having insecure communication between the devices opens up a lot of possible security vulnerabilities and could grant unauthorised </w:t>
      </w:r>
      <w:proofErr w:type="gramStart"/>
      <w:r w:rsidR="00171AA9">
        <w:t>individuals</w:t>
      </w:r>
      <w:proofErr w:type="gramEnd"/>
      <w:r w:rsidR="00171AA9">
        <w:t xml:space="preserve">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0853D70B" w:rsidR="005A5914" w:rsidRDefault="00107D43" w:rsidP="005A5914">
      <w:pPr>
        <w:pStyle w:val="Heading3"/>
      </w:pPr>
      <w:bookmarkStart w:id="91" w:name="_Toc11075226"/>
      <w:bookmarkStart w:id="92" w:name="_Toc11959282"/>
      <w:bookmarkStart w:id="93" w:name="_Toc17899664"/>
      <w:r>
        <w:t>2</w:t>
      </w:r>
      <w:r w:rsidR="00260925">
        <w:t>.2</w:t>
      </w:r>
      <w:r w:rsidR="005A5914">
        <w:t>.1 Bluetooth</w:t>
      </w:r>
      <w:bookmarkEnd w:id="91"/>
      <w:bookmarkEnd w:id="92"/>
      <w:bookmarkEnd w:id="93"/>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ciphertext before sending it to the receiver device. </w:t>
      </w:r>
      <w:proofErr w:type="gramStart"/>
      <w:r>
        <w:t>This message,</w:t>
      </w:r>
      <w:proofErr w:type="gramEnd"/>
      <w:r>
        <w:t xml:space="preserv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 xml:space="preserve">Bluetooth has a max signal rate of 1mb/s and an average range of 10 meters (Lee, </w:t>
      </w:r>
      <w:proofErr w:type="spellStart"/>
      <w:r w:rsidR="003F4127" w:rsidRPr="003F4127">
        <w:t>Su</w:t>
      </w:r>
      <w:proofErr w:type="spellEnd"/>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w:t>
      </w:r>
      <w:proofErr w:type="spellStart"/>
      <w:r w:rsidR="00936F28">
        <w:t>BlueEar</w:t>
      </w:r>
      <w:proofErr w:type="spellEnd"/>
      <w:r w:rsidR="00936F28">
        <w:t xml:space="preserve">,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94" w:name="_Toc11075227"/>
      <w:bookmarkStart w:id="95" w:name="_Toc11959283"/>
    </w:p>
    <w:p w14:paraId="01EC2B69" w14:textId="77777777" w:rsidR="004F297C" w:rsidRDefault="004F297C" w:rsidP="004F297C"/>
    <w:p w14:paraId="620EDA1A" w14:textId="6B231BF7" w:rsidR="004F297C" w:rsidRDefault="00107D43" w:rsidP="004F297C">
      <w:pPr>
        <w:pStyle w:val="Heading3"/>
      </w:pPr>
      <w:bookmarkStart w:id="96" w:name="_Toc17899665"/>
      <w:r>
        <w:t>2</w:t>
      </w:r>
      <w:r w:rsidR="00260925">
        <w:t>.2</w:t>
      </w:r>
      <w:r w:rsidR="005A5914">
        <w:t>.2 W</w:t>
      </w:r>
      <w:bookmarkEnd w:id="94"/>
      <w:r w:rsidR="00AC4555">
        <w:t>i-Fi</w:t>
      </w:r>
      <w:bookmarkEnd w:id="95"/>
      <w:bookmarkEnd w:id="96"/>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 xml:space="preserve">(Lee, </w:t>
      </w:r>
      <w:proofErr w:type="spellStart"/>
      <w:r w:rsidR="00B9395E" w:rsidRPr="003F4127">
        <w:t>Su</w:t>
      </w:r>
      <w:proofErr w:type="spellEnd"/>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0274AE33" w:rsidR="00260925" w:rsidRPr="007E260B" w:rsidRDefault="00B64857" w:rsidP="00260925">
      <w:pPr>
        <w:pStyle w:val="Heading3"/>
      </w:pPr>
      <w:bookmarkStart w:id="97" w:name="_Toc11959284"/>
      <w:bookmarkStart w:id="98" w:name="_Toc17899666"/>
      <w:r>
        <w:t>2.2.3</w:t>
      </w:r>
      <w:r w:rsidR="00EA63EC">
        <w:t xml:space="preserve"> ZigBee</w:t>
      </w:r>
      <w:bookmarkEnd w:id="97"/>
      <w:bookmarkEnd w:id="98"/>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w:t>
      </w:r>
      <w:proofErr w:type="spellStart"/>
      <w:r w:rsidR="003F4127" w:rsidRPr="003F4127">
        <w:t>Su</w:t>
      </w:r>
      <w:proofErr w:type="spellEnd"/>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AD01E8">
        <w:t>,</w:t>
      </w:r>
      <w:r w:rsidR="00F60016" w:rsidRPr="00F60016">
        <w:t xml:space="preserve"> and Chmielewski,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887645E" w:rsidR="00B64857" w:rsidRPr="007E260B" w:rsidRDefault="003C3C06" w:rsidP="00AA11AB">
      <w:pPr>
        <w:pStyle w:val="Heading3"/>
      </w:pPr>
      <w:bookmarkStart w:id="99" w:name="_Toc17899667"/>
      <w:r>
        <w:t>2.2.4 H</w:t>
      </w:r>
      <w:r w:rsidR="00470118">
        <w:t>ART</w:t>
      </w:r>
      <w:bookmarkEnd w:id="99"/>
    </w:p>
    <w:p w14:paraId="4B963F1F" w14:textId="4B29E64A" w:rsidR="00B04F9F" w:rsidRDefault="00470118" w:rsidP="00127754">
      <w:bookmarkStart w:id="100"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 xml:space="preserve">environments (Treacy,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101" w:name="_Toc17899668"/>
      <w:r>
        <w:t>2.2.5 Comparative Analysis</w:t>
      </w:r>
      <w:bookmarkEnd w:id="101"/>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6E15C8" w:rsidRDefault="00BA7569" w:rsidP="00BA7569">
            <w:pPr>
              <w:jc w:val="center"/>
              <w:rPr>
                <w:rFonts w:asciiTheme="majorHAnsi" w:hAnsiTheme="majorHAnsi" w:cstheme="majorHAnsi"/>
                <w:b w:val="0"/>
                <w:i/>
                <w:sz w:val="20"/>
                <w:szCs w:val="20"/>
              </w:rPr>
            </w:pPr>
            <w:r w:rsidRPr="006E15C8">
              <w:rPr>
                <w:rFonts w:asciiTheme="majorHAnsi" w:hAnsiTheme="majorHAnsi" w:cstheme="majorHAnsi"/>
                <w:b w:val="0"/>
                <w:i/>
                <w:sz w:val="20"/>
                <w:szCs w:val="20"/>
              </w:rPr>
              <w:t>Requirement</w:t>
            </w:r>
          </w:p>
        </w:tc>
        <w:tc>
          <w:tcPr>
            <w:tcW w:w="1418" w:type="dxa"/>
          </w:tcPr>
          <w:p w14:paraId="3F3CD20F"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Bluetooth</w:t>
            </w:r>
          </w:p>
        </w:tc>
        <w:tc>
          <w:tcPr>
            <w:tcW w:w="1417" w:type="dxa"/>
          </w:tcPr>
          <w:p w14:paraId="1B535EA5"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Wi-Fi</w:t>
            </w:r>
          </w:p>
        </w:tc>
        <w:tc>
          <w:tcPr>
            <w:tcW w:w="1559" w:type="dxa"/>
          </w:tcPr>
          <w:p w14:paraId="6862A792"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ZigBee</w:t>
            </w:r>
          </w:p>
        </w:tc>
        <w:tc>
          <w:tcPr>
            <w:tcW w:w="1650" w:type="dxa"/>
          </w:tcPr>
          <w:p w14:paraId="2BC37EC1" w14:textId="77777777" w:rsidR="00BA7569" w:rsidRPr="006E15C8"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H</w:t>
            </w:r>
            <w:r w:rsidR="00BA7569" w:rsidRPr="006E15C8">
              <w:rPr>
                <w:rFonts w:asciiTheme="majorHAnsi" w:hAnsiTheme="majorHAnsi" w:cstheme="majorHAnsi"/>
                <w:b w:val="0"/>
                <w:i/>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3398E0BD" w:rsidR="00B64857" w:rsidRDefault="00460F9F" w:rsidP="00460F9F">
      <w:pPr>
        <w:pStyle w:val="Caption"/>
        <w:jc w:val="center"/>
      </w:pPr>
      <w:bookmarkStart w:id="102" w:name="_Toc11959220"/>
      <w:bookmarkStart w:id="103" w:name="_Toc17899784"/>
      <w:r>
        <w:t xml:space="preserve">Table </w:t>
      </w:r>
      <w:fldSimple w:instr=" SEQ Table \* ARABIC ">
        <w:r w:rsidR="009F3952">
          <w:rPr>
            <w:noProof/>
          </w:rPr>
          <w:t>1</w:t>
        </w:r>
      </w:fldSimple>
      <w:r w:rsidR="00E9074E">
        <w:t>: Comparison of c</w:t>
      </w:r>
      <w:r w:rsidRPr="00755A6D">
        <w:t>ommon IoT Network Communication Protocols</w:t>
      </w:r>
      <w:bookmarkEnd w:id="102"/>
      <w:bookmarkEnd w:id="103"/>
    </w:p>
    <w:p w14:paraId="68FC35AC" w14:textId="24C2D171" w:rsidR="00C95E31" w:rsidRDefault="00C95E31" w:rsidP="00C95E31">
      <w:pPr>
        <w:rPr>
          <w:lang w:eastAsia="en-US"/>
        </w:rPr>
      </w:pPr>
      <w:bookmarkStart w:id="104" w:name="_Toc11959285"/>
    </w:p>
    <w:p w14:paraId="2EA4042B" w14:textId="77EA0A49" w:rsidR="00C95E31" w:rsidRDefault="00107D43" w:rsidP="00C95E31">
      <w:pPr>
        <w:pStyle w:val="Heading2"/>
      </w:pPr>
      <w:bookmarkStart w:id="105" w:name="_Toc17899669"/>
      <w:r>
        <w:t>2</w:t>
      </w:r>
      <w:r w:rsidR="00260925">
        <w:t>.3</w:t>
      </w:r>
      <w:r w:rsidR="005A5914">
        <w:t xml:space="preserve"> Application </w:t>
      </w:r>
      <w:r w:rsidR="007472E0">
        <w:t>Communication</w:t>
      </w:r>
      <w:r w:rsidR="005A5914">
        <w:t xml:space="preserve"> Protocols</w:t>
      </w:r>
      <w:bookmarkEnd w:id="100"/>
      <w:bookmarkEnd w:id="104"/>
      <w:bookmarkEnd w:id="105"/>
      <w:r w:rsidR="005A5914">
        <w:t xml:space="preserve"> </w:t>
      </w:r>
      <w:bookmarkStart w:id="106" w:name="_Toc11075229"/>
      <w:bookmarkStart w:id="107"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counterparts. These forms of communication protocols were designed specifically for IoT devices (</w:t>
      </w:r>
      <w:proofErr w:type="spellStart"/>
      <w:r w:rsidR="007549D0" w:rsidRPr="007549D0">
        <w:t>Karagiannis</w:t>
      </w:r>
      <w:proofErr w:type="spellEnd"/>
      <w:r w:rsidR="007549D0" w:rsidRPr="007549D0">
        <w:t xml:space="preserve"> et al., 2015)</w:t>
      </w:r>
      <w:r w:rsidR="007549D0">
        <w:t xml:space="preserve">. </w:t>
      </w:r>
      <w:r w:rsidR="003C07A5">
        <w:t xml:space="preserve">This section reviews some of the most commonly used application communication protocols. </w:t>
      </w:r>
      <w:r w:rsidR="007549D0">
        <w:t>This communication is</w:t>
      </w:r>
      <w:r w:rsidR="003C07A5">
        <w:t xml:space="preserve"> used within the application layer of the IoT architecture to allow microservices to communicate between them the acquired and/or processed data for higher levels of processing or information inference.</w:t>
      </w:r>
    </w:p>
    <w:p w14:paraId="6540A2B0" w14:textId="77777777" w:rsidR="00C95E31" w:rsidRDefault="00C95E31" w:rsidP="00C95E31"/>
    <w:p w14:paraId="7BAE1532" w14:textId="5669C6FA" w:rsidR="00C95E31" w:rsidRDefault="00107D43" w:rsidP="00F902B9">
      <w:pPr>
        <w:pStyle w:val="Heading3"/>
      </w:pPr>
      <w:bookmarkStart w:id="108" w:name="_Toc17899670"/>
      <w:r>
        <w:lastRenderedPageBreak/>
        <w:t>2</w:t>
      </w:r>
      <w:r w:rsidR="00260925">
        <w:t>.3</w:t>
      </w:r>
      <w:r w:rsidR="005A5914">
        <w:t>.1 Message Queue Telemetry Transport</w:t>
      </w:r>
      <w:bookmarkEnd w:id="106"/>
      <w:bookmarkEnd w:id="107"/>
      <w:bookmarkEnd w:id="108"/>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w:t>
      </w:r>
      <w:proofErr w:type="spellStart"/>
      <w:r w:rsidRPr="00200CBA">
        <w:t>Rastovich</w:t>
      </w:r>
      <w:proofErr w:type="spellEnd"/>
      <w:r w:rsidRPr="00200CBA">
        <w:t>,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 xml:space="preserve">(QoS), with each having different volumes of packets exchanged. </w:t>
      </w:r>
      <w:r w:rsidR="00F902B9">
        <w:t>The QoS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r w:rsidRPr="00F902B9">
        <w:rPr>
          <w:u w:val="single"/>
        </w:rPr>
        <w:t>QoS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r w:rsidRPr="00F902B9">
        <w:rPr>
          <w:u w:val="single"/>
        </w:rPr>
        <w:t xml:space="preserve">QoS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r w:rsidRPr="00F902B9">
        <w:rPr>
          <w:u w:val="single"/>
        </w:rPr>
        <w:t>QoS</w:t>
      </w:r>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7E2487AF">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8140" cy="2826451"/>
                    </a:xfrm>
                    <a:prstGeom prst="rect">
                      <a:avLst/>
                    </a:prstGeom>
                  </pic:spPr>
                </pic:pic>
              </a:graphicData>
            </a:graphic>
          </wp:inline>
        </w:drawing>
      </w:r>
    </w:p>
    <w:p w14:paraId="3372C0FC" w14:textId="1A79CB59" w:rsidR="00A228B9" w:rsidRDefault="000216F2" w:rsidP="000216F2">
      <w:pPr>
        <w:pStyle w:val="Caption"/>
        <w:jc w:val="center"/>
      </w:pPr>
      <w:bookmarkStart w:id="109" w:name="_Toc11959212"/>
      <w:bookmarkStart w:id="110" w:name="_Toc14464763"/>
      <w:bookmarkStart w:id="111" w:name="_Toc15564690"/>
      <w:bookmarkStart w:id="112" w:name="_Toc16605994"/>
      <w:bookmarkStart w:id="113" w:name="_Toc17228295"/>
      <w:bookmarkStart w:id="114" w:name="_Toc17394522"/>
      <w:bookmarkStart w:id="115" w:name="_Toc17899623"/>
      <w:bookmarkStart w:id="116" w:name="_Toc17899759"/>
      <w:r>
        <w:t xml:space="preserve">Figure </w:t>
      </w:r>
      <w:fldSimple w:instr=" SEQ Figure \* ARABIC ">
        <w:r w:rsidR="000A6166">
          <w:rPr>
            <w:noProof/>
          </w:rPr>
          <w:t>4</w:t>
        </w:r>
      </w:fldSimple>
      <w:r>
        <w:t>: MQTT Architecture using a Raspberry Pi as both a Publisher and Broker</w:t>
      </w:r>
      <w:bookmarkEnd w:id="109"/>
      <w:bookmarkEnd w:id="110"/>
      <w:bookmarkEnd w:id="111"/>
      <w:bookmarkEnd w:id="112"/>
      <w:bookmarkEnd w:id="113"/>
      <w:bookmarkEnd w:id="114"/>
      <w:bookmarkEnd w:id="115"/>
      <w:bookmarkEnd w:id="116"/>
    </w:p>
    <w:p w14:paraId="54624E2D" w14:textId="77777777" w:rsidR="00F80348" w:rsidRPr="00295224" w:rsidRDefault="00F80348" w:rsidP="00295224"/>
    <w:p w14:paraId="5A5DEAE3" w14:textId="37896AF0" w:rsidR="005A5914" w:rsidRDefault="00107D43" w:rsidP="005A5914">
      <w:pPr>
        <w:pStyle w:val="Heading3"/>
      </w:pPr>
      <w:bookmarkStart w:id="117" w:name="_Toc11075230"/>
      <w:bookmarkStart w:id="118" w:name="_Toc11959287"/>
      <w:bookmarkStart w:id="119" w:name="_Toc17899671"/>
      <w:r>
        <w:t>2</w:t>
      </w:r>
      <w:r w:rsidR="00260925">
        <w:t>.3</w:t>
      </w:r>
      <w:r w:rsidR="004F78FE">
        <w:t>.2</w:t>
      </w:r>
      <w:r w:rsidR="005A5914">
        <w:t xml:space="preserve"> Advance</w:t>
      </w:r>
      <w:r w:rsidR="000216F2">
        <w:t>d</w:t>
      </w:r>
      <w:r w:rsidR="005A5914">
        <w:t xml:space="preserve"> Message Queueing Protocol</w:t>
      </w:r>
      <w:bookmarkEnd w:id="117"/>
      <w:bookmarkEnd w:id="118"/>
      <w:bookmarkEnd w:id="119"/>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m. In terms of QoS</w:t>
      </w:r>
      <w:r w:rsidR="00F80348">
        <w:t>, AMQP offers two types of delivery of messages: Unsettle Format and Settle Format, being similar to MQTT’s Level 0 and 1.</w:t>
      </w:r>
    </w:p>
    <w:p w14:paraId="5423CD5F" w14:textId="77777777" w:rsidR="007472E0" w:rsidRDefault="007472E0" w:rsidP="005A5914"/>
    <w:p w14:paraId="7C8A999D" w14:textId="4A240202" w:rsidR="00243CA0" w:rsidRDefault="005F076D" w:rsidP="00243CA0">
      <w:pPr>
        <w:keepNext/>
        <w:jc w:val="center"/>
      </w:pPr>
      <w:r>
        <w:rPr>
          <w:noProof/>
        </w:rPr>
        <w:pict w14:anchorId="37FB8D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AMQP Architecture" style="width:451.35pt;height:187.35pt;mso-width-percent:0;mso-height-percent:0;mso-width-percent:0;mso-height-percent:0">
            <v:imagedata r:id="rId16" o:title="AMQP Architecture"/>
          </v:shape>
        </w:pict>
      </w:r>
    </w:p>
    <w:p w14:paraId="6C340FA6" w14:textId="3457C298" w:rsidR="00243CA0" w:rsidRDefault="00243CA0" w:rsidP="00577B12">
      <w:pPr>
        <w:pStyle w:val="Caption"/>
        <w:jc w:val="center"/>
      </w:pPr>
      <w:bookmarkStart w:id="120" w:name="_Toc11959213"/>
      <w:bookmarkStart w:id="121" w:name="_Toc14464764"/>
      <w:bookmarkStart w:id="122" w:name="_Toc15564691"/>
      <w:bookmarkStart w:id="123" w:name="_Toc16605995"/>
      <w:bookmarkStart w:id="124" w:name="_Toc17228296"/>
      <w:bookmarkStart w:id="125" w:name="_Toc17394523"/>
      <w:bookmarkStart w:id="126" w:name="_Toc17899624"/>
      <w:bookmarkStart w:id="127" w:name="_Toc17899760"/>
      <w:r>
        <w:t xml:space="preserve">Figure </w:t>
      </w:r>
      <w:fldSimple w:instr=" SEQ Figure \* ARABIC ">
        <w:r w:rsidR="000A6166">
          <w:rPr>
            <w:noProof/>
          </w:rPr>
          <w:t>5</w:t>
        </w:r>
      </w:fldSimple>
      <w:r w:rsidR="00E9074E">
        <w:t>: B</w:t>
      </w:r>
      <w:r>
        <w:t>asic AMQP protocol process</w:t>
      </w:r>
      <w:bookmarkEnd w:id="120"/>
      <w:bookmarkEnd w:id="121"/>
      <w:bookmarkEnd w:id="122"/>
      <w:r w:rsidR="00E9074E">
        <w:t xml:space="preserve"> with exchange and queue system</w:t>
      </w:r>
      <w:bookmarkEnd w:id="123"/>
      <w:bookmarkEnd w:id="124"/>
      <w:bookmarkEnd w:id="125"/>
      <w:bookmarkEnd w:id="126"/>
      <w:bookmarkEnd w:id="127"/>
    </w:p>
    <w:p w14:paraId="6BF39569" w14:textId="77777777" w:rsidR="00A925AC" w:rsidRPr="00A925AC" w:rsidRDefault="00A925AC" w:rsidP="00A925AC">
      <w:pPr>
        <w:rPr>
          <w:lang w:eastAsia="en-US"/>
        </w:rPr>
      </w:pPr>
    </w:p>
    <w:p w14:paraId="244937A3" w14:textId="7050660C" w:rsidR="00CD148F" w:rsidRDefault="00BD2A9C" w:rsidP="00BD2A9C">
      <w:pPr>
        <w:pStyle w:val="Heading3"/>
      </w:pPr>
      <w:bookmarkStart w:id="128" w:name="_Toc11959288"/>
      <w:bookmarkStart w:id="129" w:name="_Toc17899672"/>
      <w:r>
        <w:t>2.3.3</w:t>
      </w:r>
      <w:r w:rsidR="00CD148F">
        <w:t xml:space="preserve"> Constrained Application Protocol</w:t>
      </w:r>
      <w:bookmarkEnd w:id="128"/>
      <w:bookmarkEnd w:id="129"/>
    </w:p>
    <w:p w14:paraId="27E82416" w14:textId="5463E96D"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r w:rsidR="00A925AC">
        <w:t>QoS</w:t>
      </w:r>
      <w:r w:rsidR="00DA2269">
        <w:t xml:space="preserve"> architecture.</w:t>
      </w:r>
      <w:r w:rsidR="00B32643">
        <w:t xml:space="preserve"> Confirmable messages work by being acknowledged by the receiver via an ACK packet</w:t>
      </w:r>
      <w:r w:rsidR="00A925AC">
        <w:t xml:space="preserve"> (</w:t>
      </w:r>
      <w:r w:rsidR="0015231B">
        <w:t>Figure 6</w:t>
      </w:r>
      <w:r w:rsidR="00A925AC">
        <w:t>)</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3BBACB78" w:rsidR="00243CA0" w:rsidRDefault="005F076D" w:rsidP="0022114F">
      <w:pPr>
        <w:jc w:val="center"/>
      </w:pPr>
      <w:r>
        <w:rPr>
          <w:noProof/>
        </w:rPr>
        <w:pict w14:anchorId="0212425B">
          <v:shape id="_x0000_i1042" type="#_x0000_t75" alt="CoAP Architecture" style="width:379.35pt;height:218pt;mso-width-percent:0;mso-height-percent:0;mso-width-percent:0;mso-height-percent:0">
            <v:imagedata r:id="rId17" o:title="CoAP Architecture"/>
          </v:shape>
        </w:pict>
      </w:r>
    </w:p>
    <w:p w14:paraId="039E24C5" w14:textId="1CA38D88" w:rsidR="00577B12" w:rsidRDefault="0022114F" w:rsidP="00577B12">
      <w:pPr>
        <w:pStyle w:val="Caption"/>
        <w:jc w:val="center"/>
      </w:pPr>
      <w:bookmarkStart w:id="130" w:name="_Toc11959214"/>
      <w:bookmarkStart w:id="131" w:name="_Toc14464765"/>
      <w:bookmarkStart w:id="132" w:name="_Toc15564692"/>
      <w:bookmarkStart w:id="133" w:name="_Toc16605996"/>
      <w:bookmarkStart w:id="134" w:name="_Toc17228297"/>
      <w:bookmarkStart w:id="135" w:name="_Toc17394524"/>
      <w:bookmarkStart w:id="136" w:name="_Toc17899625"/>
      <w:bookmarkStart w:id="137" w:name="_Toc17899761"/>
      <w:r>
        <w:t xml:space="preserve">Figure </w:t>
      </w:r>
      <w:fldSimple w:instr=" SEQ Figure \* ARABIC ">
        <w:r w:rsidR="000A6166">
          <w:rPr>
            <w:noProof/>
          </w:rPr>
          <w:t>6</w:t>
        </w:r>
      </w:fldSimple>
      <w:r w:rsidR="00E9074E">
        <w:t>: B</w:t>
      </w:r>
      <w:r>
        <w:t xml:space="preserve">asic GET/Response between a </w:t>
      </w:r>
      <w:proofErr w:type="spellStart"/>
      <w:r>
        <w:t>CoAP</w:t>
      </w:r>
      <w:proofErr w:type="spellEnd"/>
      <w:r>
        <w:t xml:space="preserve"> Client &amp; Server</w:t>
      </w:r>
      <w:bookmarkStart w:id="138" w:name="_Toc11959289"/>
      <w:bookmarkEnd w:id="130"/>
      <w:bookmarkEnd w:id="131"/>
      <w:bookmarkEnd w:id="132"/>
      <w:bookmarkEnd w:id="133"/>
      <w:bookmarkEnd w:id="134"/>
      <w:bookmarkEnd w:id="135"/>
      <w:bookmarkEnd w:id="136"/>
      <w:bookmarkEnd w:id="137"/>
    </w:p>
    <w:p w14:paraId="64F55A87" w14:textId="77777777" w:rsidR="00577B12" w:rsidRDefault="00577B12" w:rsidP="00577B12">
      <w:pPr>
        <w:pStyle w:val="Caption"/>
        <w:jc w:val="center"/>
      </w:pPr>
    </w:p>
    <w:p w14:paraId="339ED964" w14:textId="727F68F6" w:rsidR="00B64857" w:rsidRPr="003C3232" w:rsidRDefault="00BD2A9C" w:rsidP="00577B12">
      <w:pPr>
        <w:pStyle w:val="Heading3"/>
      </w:pPr>
      <w:bookmarkStart w:id="139" w:name="_Toc17899673"/>
      <w:r>
        <w:t>2</w:t>
      </w:r>
      <w:r w:rsidRPr="003C3232">
        <w:t>.3.4</w:t>
      </w:r>
      <w:r w:rsidR="00B64857" w:rsidRPr="003C3232">
        <w:t xml:space="preserve"> </w:t>
      </w:r>
      <w:proofErr w:type="spellStart"/>
      <w:r w:rsidR="00B64857" w:rsidRPr="003C3232">
        <w:t>R</w:t>
      </w:r>
      <w:bookmarkEnd w:id="138"/>
      <w:r w:rsidR="00021E53" w:rsidRPr="003C3232">
        <w:t>Edis</w:t>
      </w:r>
      <w:proofErr w:type="spellEnd"/>
      <w:r w:rsidR="00021E53" w:rsidRPr="003C3232">
        <w:t xml:space="preserve"> Serialization Protocol</w:t>
      </w:r>
      <w:bookmarkEnd w:id="139"/>
    </w:p>
    <w:p w14:paraId="70069DD4" w14:textId="52601689" w:rsidR="004F78FE" w:rsidRDefault="00021E53" w:rsidP="004F78FE">
      <w:r w:rsidRPr="003C3232">
        <w:t>RESP is an application protocol designed specifically for the Redis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w:t>
      </w:r>
      <w:proofErr w:type="gramStart"/>
      <w:r w:rsidR="00D07E57">
        <w:t>is then received and once processed,</w:t>
      </w:r>
      <w:proofErr w:type="gramEnd"/>
      <w:r w:rsidR="00D07E57">
        <w:t xml:space="preserve">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34E2AEC9" w:rsidR="00A925AC" w:rsidRPr="00477F4C" w:rsidRDefault="00A925AC" w:rsidP="00F902B9">
      <w:pPr>
        <w:pStyle w:val="Heading3"/>
      </w:pPr>
      <w:bookmarkStart w:id="140" w:name="_Toc17899674"/>
      <w:r>
        <w:lastRenderedPageBreak/>
        <w:t>2.3.5 Comparative Analysis</w:t>
      </w:r>
      <w:bookmarkEnd w:id="140"/>
    </w:p>
    <w:p w14:paraId="6B085818" w14:textId="77777777" w:rsidR="00A925AC" w:rsidRDefault="00A925AC" w:rsidP="00F902B9">
      <w:pPr>
        <w:keepNext/>
        <w:keepLines/>
      </w:pPr>
      <w:r>
        <w:t xml:space="preserve">As shown in Table 2, MQTT seems to offer the most in terms of reliability of message delivery. Utilising QoS Level 2 has the guarantee the message is not lost. The other protocols offer no such service, with </w:t>
      </w:r>
      <w:proofErr w:type="spellStart"/>
      <w:r>
        <w:t>CoAP</w:t>
      </w:r>
      <w:proofErr w:type="spellEnd"/>
      <w:r>
        <w:t xml:space="preserve"> and AMQP only offering the equivalent to Level 1 QoS.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w:t>
      </w:r>
      <w:proofErr w:type="spellStart"/>
      <w:r w:rsidRPr="00295224">
        <w:t>Sreeraj</w:t>
      </w:r>
      <w:proofErr w:type="spellEnd"/>
      <w:r w:rsidRPr="00295224">
        <w:t xml:space="preserve"> and Kumar, 2018).</w:t>
      </w:r>
      <w:r>
        <w:t xml:space="preserve"> In contrast, a recent comparison study</w:t>
      </w:r>
      <w:r w:rsidRPr="00BD2A9C">
        <w:t xml:space="preserve"> found that out of all the common IoT communication protocols, MQTT was scored on the lowest in terms of security (Naik,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6E15C8" w:rsidRDefault="001123FC" w:rsidP="00AF427F">
            <w:pPr>
              <w:keepNext/>
              <w:keepLines/>
              <w:jc w:val="center"/>
              <w:rPr>
                <w:rFonts w:asciiTheme="majorHAnsi" w:hAnsiTheme="majorHAnsi" w:cstheme="majorHAnsi"/>
                <w:sz w:val="20"/>
                <w:szCs w:val="20"/>
              </w:rPr>
            </w:pPr>
            <w:r w:rsidRPr="006E15C8">
              <w:rPr>
                <w:rFonts w:asciiTheme="majorHAnsi" w:hAnsiTheme="majorHAnsi" w:cstheme="majorHAnsi"/>
                <w:sz w:val="20"/>
                <w:szCs w:val="20"/>
              </w:rPr>
              <w:t>Feature</w:t>
            </w:r>
          </w:p>
        </w:tc>
        <w:tc>
          <w:tcPr>
            <w:tcW w:w="1891" w:type="dxa"/>
          </w:tcPr>
          <w:p w14:paraId="2BAE9A20"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MQTT</w:t>
            </w:r>
          </w:p>
        </w:tc>
        <w:tc>
          <w:tcPr>
            <w:tcW w:w="1945" w:type="dxa"/>
          </w:tcPr>
          <w:p w14:paraId="645B7A77"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roofErr w:type="spellStart"/>
            <w:r w:rsidRPr="006E15C8">
              <w:rPr>
                <w:rFonts w:asciiTheme="majorHAnsi" w:hAnsiTheme="majorHAnsi" w:cstheme="majorHAnsi"/>
                <w:sz w:val="20"/>
                <w:szCs w:val="20"/>
              </w:rPr>
              <w:t>CoAP</w:t>
            </w:r>
            <w:proofErr w:type="spellEnd"/>
          </w:p>
        </w:tc>
        <w:tc>
          <w:tcPr>
            <w:tcW w:w="1984" w:type="dxa"/>
          </w:tcPr>
          <w:p w14:paraId="247613F4"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AMQP</w:t>
            </w:r>
          </w:p>
        </w:tc>
        <w:tc>
          <w:tcPr>
            <w:tcW w:w="1508" w:type="dxa"/>
          </w:tcPr>
          <w:p w14:paraId="60E8409E" w14:textId="77777777" w:rsidR="00B32643" w:rsidRPr="006E15C8"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QoS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58BC8D4B" w:rsidR="00E20029" w:rsidRDefault="00460F9F" w:rsidP="00E20029">
      <w:pPr>
        <w:pStyle w:val="Caption"/>
        <w:keepNext/>
        <w:keepLines/>
        <w:jc w:val="center"/>
      </w:pPr>
      <w:bookmarkStart w:id="141" w:name="_Toc11959221"/>
      <w:bookmarkStart w:id="142" w:name="_Toc17899785"/>
      <w:r>
        <w:t>Table</w:t>
      </w:r>
      <w:r w:rsidR="002238A7">
        <w:t xml:space="preserve"> </w:t>
      </w:r>
      <w:fldSimple w:instr=" SEQ Table \* ARABIC ">
        <w:r w:rsidR="009F3952">
          <w:rPr>
            <w:noProof/>
          </w:rPr>
          <w:t>2</w:t>
        </w:r>
      </w:fldSimple>
      <w:r w:rsidR="00C86B57">
        <w:t>: F</w:t>
      </w:r>
      <w:r>
        <w:t>eatures of most common IoT Application Communication Protocols</w:t>
      </w:r>
      <w:bookmarkStart w:id="143" w:name="_Toc11959290"/>
      <w:bookmarkEnd w:id="141"/>
      <w:bookmarkEnd w:id="142"/>
    </w:p>
    <w:p w14:paraId="264DAC1E" w14:textId="77777777" w:rsidR="00E20029" w:rsidRDefault="00E20029" w:rsidP="00E20029">
      <w:pPr>
        <w:pStyle w:val="Caption"/>
        <w:keepNext/>
        <w:keepLines/>
        <w:jc w:val="center"/>
      </w:pPr>
    </w:p>
    <w:p w14:paraId="08495358" w14:textId="5D49BECF" w:rsidR="00D63DC1" w:rsidRDefault="00C95355" w:rsidP="00E20029">
      <w:pPr>
        <w:pStyle w:val="Heading2"/>
      </w:pPr>
      <w:bookmarkStart w:id="144" w:name="_Toc17899675"/>
      <w:r>
        <w:t>2.4 Data Exchange Formats</w:t>
      </w:r>
      <w:bookmarkEnd w:id="143"/>
      <w:bookmarkEnd w:id="144"/>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(Al-Fuqaha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31A53B79" w14:textId="77777777" w:rsidR="00E20029" w:rsidRDefault="00E20029" w:rsidP="00D63DC1"/>
    <w:p w14:paraId="6B4B97AD" w14:textId="23DD71C6" w:rsidR="00CB1ACA" w:rsidRDefault="005C4E0B" w:rsidP="00CB1ACA">
      <w:pPr>
        <w:pStyle w:val="ListParagraph"/>
        <w:numPr>
          <w:ilvl w:val="0"/>
          <w:numId w:val="11"/>
        </w:numPr>
      </w:pPr>
      <w:r>
        <w:lastRenderedPageBreak/>
        <w:t>Message Size</w:t>
      </w:r>
      <w:r w:rsidR="008F758A">
        <w:t>: The overall number of bytes of the message being sent. With IoT communication protocols being designed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can then be used for data transmitting. This data once received by the recipient, can then be reconstructed.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1908015F" w:rsidR="00026D7D" w:rsidRDefault="00026D7D" w:rsidP="00026D7D">
      <w:pPr>
        <w:pStyle w:val="Heading3"/>
      </w:pPr>
      <w:bookmarkStart w:id="145" w:name="_Toc11959291"/>
      <w:bookmarkStart w:id="146" w:name="_Toc17899676"/>
      <w:r>
        <w:t>2.4.1 XML</w:t>
      </w:r>
      <w:bookmarkEnd w:id="145"/>
      <w:bookmarkEnd w:id="146"/>
    </w:p>
    <w:p w14:paraId="1A7C2261" w14:textId="3C2D7B2A" w:rsidR="00026D7D" w:rsidRDefault="00E317C0" w:rsidP="00026D7D">
      <w:r>
        <w:rPr>
          <w:rStyle w:val="e24kjd"/>
          <w:rFonts w:eastAsiaTheme="majorEastAsia"/>
        </w:rPr>
        <w:t xml:space="preserve">Extensible </w:t>
      </w:r>
      <w:proofErr w:type="spellStart"/>
      <w:r>
        <w:rPr>
          <w:rStyle w:val="e24kjd"/>
          <w:rFonts w:eastAsiaTheme="majorEastAsia"/>
        </w:rPr>
        <w:t>Markup</w:t>
      </w:r>
      <w:proofErr w:type="spellEnd"/>
      <w:r>
        <w:rPr>
          <w:rStyle w:val="e24kjd"/>
          <w:rFonts w:eastAsiaTheme="majorEastAsia"/>
        </w:rPr>
        <w:t xml:space="preserve"> Language (</w:t>
      </w:r>
      <w:r w:rsidR="00026D7D">
        <w:t>XML</w:t>
      </w:r>
      <w:r>
        <w:t>)</w:t>
      </w:r>
      <w:r w:rsidR="00026D7D">
        <w:t>,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3D091ED7" w:rsidR="00026D7D" w:rsidRDefault="009A7CEA" w:rsidP="009A7CEA">
      <w:pPr>
        <w:pStyle w:val="Caption"/>
        <w:jc w:val="center"/>
      </w:pPr>
      <w:bookmarkStart w:id="147" w:name="_Toc11959215"/>
      <w:bookmarkStart w:id="148" w:name="_Toc14464766"/>
      <w:bookmarkStart w:id="149" w:name="_Toc15564693"/>
      <w:bookmarkStart w:id="150" w:name="_Toc16605997"/>
      <w:bookmarkStart w:id="151" w:name="_Toc17228298"/>
      <w:bookmarkStart w:id="152" w:name="_Toc17394525"/>
      <w:bookmarkStart w:id="153" w:name="_Toc17899626"/>
      <w:bookmarkStart w:id="154" w:name="_Toc17899762"/>
      <w:r>
        <w:t xml:space="preserve">Figure </w:t>
      </w:r>
      <w:fldSimple w:instr=" SEQ Figure \* ARABIC ">
        <w:r w:rsidR="000A6166">
          <w:rPr>
            <w:noProof/>
          </w:rPr>
          <w:t>7</w:t>
        </w:r>
      </w:fldSimple>
      <w:r>
        <w:t xml:space="preserve">: </w:t>
      </w:r>
      <w:r w:rsidR="00C25186">
        <w:t>Code Snippet showing basic XML Schema</w:t>
      </w:r>
      <w:bookmarkEnd w:id="147"/>
      <w:bookmarkEnd w:id="148"/>
      <w:bookmarkEnd w:id="149"/>
      <w:bookmarkEnd w:id="150"/>
      <w:bookmarkEnd w:id="151"/>
      <w:bookmarkEnd w:id="152"/>
      <w:bookmarkEnd w:id="153"/>
      <w:bookmarkEnd w:id="154"/>
    </w:p>
    <w:p w14:paraId="50DD7679" w14:textId="77777777" w:rsidR="009A7CEA" w:rsidRPr="00026D7D" w:rsidRDefault="009A7CEA" w:rsidP="009A7CEA">
      <w:pPr>
        <w:jc w:val="center"/>
      </w:pPr>
    </w:p>
    <w:p w14:paraId="5B16E256" w14:textId="6D275334" w:rsidR="004427EC" w:rsidRDefault="00026D7D" w:rsidP="004427EC">
      <w:pPr>
        <w:pStyle w:val="Heading3"/>
      </w:pPr>
      <w:bookmarkStart w:id="155" w:name="_Toc11959292"/>
      <w:bookmarkStart w:id="156" w:name="_Toc17899677"/>
      <w:r>
        <w:t>2.4.2</w:t>
      </w:r>
      <w:r w:rsidR="004427EC">
        <w:t xml:space="preserve"> JSON</w:t>
      </w:r>
      <w:bookmarkEnd w:id="155"/>
      <w:bookmarkEnd w:id="156"/>
    </w:p>
    <w:p w14:paraId="17F5EA0A" w14:textId="44EF9AAF" w:rsidR="001F4786" w:rsidRDefault="001F4786" w:rsidP="00D63DC1">
      <w:r>
        <w:t>JavaScript Object Notation</w:t>
      </w:r>
      <w:r w:rsidR="000301F8">
        <w:t xml:space="preserve"> (JSON)</w:t>
      </w:r>
      <w:r>
        <w:t xml:space="preserve">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3D5B97F9" w:rsidR="00C25186" w:rsidRDefault="00C25186" w:rsidP="00C25186">
      <w:pPr>
        <w:pStyle w:val="Caption"/>
        <w:jc w:val="center"/>
      </w:pPr>
      <w:bookmarkStart w:id="157" w:name="_Toc11959216"/>
      <w:bookmarkStart w:id="158" w:name="_Toc14464767"/>
      <w:bookmarkStart w:id="159" w:name="_Toc15564694"/>
      <w:bookmarkStart w:id="160" w:name="_Toc16605998"/>
      <w:bookmarkStart w:id="161" w:name="_Toc17228299"/>
      <w:bookmarkStart w:id="162" w:name="_Toc17394526"/>
      <w:bookmarkStart w:id="163" w:name="_Toc17899627"/>
      <w:bookmarkStart w:id="164" w:name="_Toc17899763"/>
      <w:r>
        <w:t xml:space="preserve">Figure </w:t>
      </w:r>
      <w:fldSimple w:instr=" SEQ Figure \* ARABIC ">
        <w:r w:rsidR="000A6166">
          <w:rPr>
            <w:noProof/>
          </w:rPr>
          <w:t>8</w:t>
        </w:r>
      </w:fldSimple>
      <w:r>
        <w:t>: Code snippet showing basic JSON Schema</w:t>
      </w:r>
      <w:bookmarkEnd w:id="157"/>
      <w:bookmarkEnd w:id="158"/>
      <w:bookmarkEnd w:id="159"/>
      <w:bookmarkEnd w:id="160"/>
      <w:bookmarkEnd w:id="161"/>
      <w:bookmarkEnd w:id="162"/>
      <w:bookmarkEnd w:id="163"/>
      <w:bookmarkEnd w:id="164"/>
    </w:p>
    <w:p w14:paraId="0BA73234" w14:textId="029941D2" w:rsidR="001F4786" w:rsidRDefault="001F4786" w:rsidP="00DA328B">
      <w:pPr>
        <w:pStyle w:val="Heading3"/>
      </w:pPr>
      <w:bookmarkStart w:id="165" w:name="_Toc11959293"/>
      <w:bookmarkStart w:id="166" w:name="_Toc17899678"/>
      <w:r>
        <w:lastRenderedPageBreak/>
        <w:t>2.4.3 Protocol Buffer</w:t>
      </w:r>
      <w:r w:rsidR="006737E3">
        <w:t>s</w:t>
      </w:r>
      <w:bookmarkEnd w:id="165"/>
      <w:bookmarkEnd w:id="166"/>
    </w:p>
    <w:p w14:paraId="283DB5C8" w14:textId="77777777" w:rsidR="001F4786" w:rsidRDefault="00500239" w:rsidP="00DA328B">
      <w:pPr>
        <w:keepNext/>
        <w:keepLines/>
      </w:pPr>
      <w:proofErr w:type="spellStart"/>
      <w:r>
        <w:t>ProtoB</w:t>
      </w:r>
      <w:r w:rsidR="001F4786">
        <w:t>uf</w:t>
      </w:r>
      <w:proofErr w:type="spellEnd"/>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 xml:space="preserve">SON, </w:t>
      </w:r>
      <w:proofErr w:type="spellStart"/>
      <w:r w:rsidR="00CB1ACA">
        <w:t>Protobuf</w:t>
      </w:r>
      <w:proofErr w:type="spellEnd"/>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w:t>
      </w:r>
      <w:proofErr w:type="spellStart"/>
      <w:r w:rsidR="00CB1ACA">
        <w:t>Protobuf</w:t>
      </w:r>
      <w:proofErr w:type="spellEnd"/>
      <w:r w:rsidR="00CB1ACA">
        <w:t xml:space="preserve">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3E22202A" w:rsidR="00A925AC" w:rsidRDefault="00A925AC" w:rsidP="00A925AC">
      <w:pPr>
        <w:pStyle w:val="Heading3"/>
      </w:pPr>
      <w:bookmarkStart w:id="167" w:name="_Toc17899679"/>
      <w:r>
        <w:t>2.4.4 Comparative Analysis</w:t>
      </w:r>
      <w:bookmarkEnd w:id="167"/>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w:t>
      </w:r>
      <w:proofErr w:type="spellStart"/>
      <w:r w:rsidRPr="006978E7">
        <w:t>ProtoBuf</w:t>
      </w:r>
      <w:proofErr w:type="spellEnd"/>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 xml:space="preserve">readable interface, which is not necessary for IoT based systems. Therefore, </w:t>
      </w:r>
      <w:proofErr w:type="spellStart"/>
      <w:r w:rsidR="006978E7">
        <w:t>ProtoBuf</w:t>
      </w:r>
      <w:proofErr w:type="spellEnd"/>
      <w:r w:rsidR="006978E7">
        <w:t xml:space="preserve">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5"/>
      </w:tblGrid>
      <w:tr w:rsidR="00500239" w:rsidRPr="006E15C8" w14:paraId="664D99F4" w14:textId="77777777" w:rsidTr="00E23BAB">
        <w:tc>
          <w:tcPr>
            <w:tcW w:w="846" w:type="dxa"/>
          </w:tcPr>
          <w:p w14:paraId="537ABB48" w14:textId="77777777" w:rsidR="00500239" w:rsidRPr="006E15C8" w:rsidRDefault="00500239" w:rsidP="00E23BAB">
            <w:pPr>
              <w:ind w:left="720"/>
              <w:jc w:val="center"/>
              <w:rPr>
                <w:rFonts w:asciiTheme="majorHAnsi" w:hAnsiTheme="majorHAnsi" w:cstheme="majorHAnsi"/>
                <w:b/>
                <w:sz w:val="20"/>
                <w:szCs w:val="20"/>
              </w:rPr>
            </w:pPr>
          </w:p>
        </w:tc>
        <w:tc>
          <w:tcPr>
            <w:tcW w:w="850" w:type="dxa"/>
          </w:tcPr>
          <w:p w14:paraId="266FAD5F"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255AE4CA"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2B07D39B" w14:textId="77777777" w:rsidR="00500239" w:rsidRPr="006E15C8" w:rsidRDefault="00E23BAB" w:rsidP="00E23BAB">
            <w:pPr>
              <w:jc w:val="center"/>
              <w:rPr>
                <w:rFonts w:asciiTheme="majorHAnsi" w:hAnsiTheme="majorHAnsi" w:cstheme="majorHAnsi"/>
                <w:b/>
                <w:sz w:val="20"/>
                <w:szCs w:val="20"/>
              </w:rPr>
            </w:pPr>
            <w:proofErr w:type="spellStart"/>
            <w:r w:rsidRPr="006E15C8">
              <w:rPr>
                <w:rFonts w:asciiTheme="majorHAnsi" w:hAnsiTheme="majorHAnsi" w:cstheme="majorHAnsi"/>
                <w:b/>
                <w:sz w:val="20"/>
                <w:szCs w:val="20"/>
              </w:rPr>
              <w:t>ProtoBuf</w:t>
            </w:r>
            <w:proofErr w:type="spellEnd"/>
          </w:p>
        </w:tc>
      </w:tr>
      <w:tr w:rsidR="00500239" w14:paraId="39A057A2" w14:textId="77777777" w:rsidTr="00E23BAB">
        <w:tc>
          <w:tcPr>
            <w:tcW w:w="846" w:type="dxa"/>
          </w:tcPr>
          <w:p w14:paraId="4A180BC5"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1F2B74A4" w:rsidR="00E23BAB" w:rsidRDefault="00E23BAB" w:rsidP="00E23BAB">
      <w:pPr>
        <w:pStyle w:val="Caption"/>
        <w:jc w:val="center"/>
      </w:pPr>
      <w:bookmarkStart w:id="168" w:name="_Toc11959222"/>
      <w:bookmarkStart w:id="169" w:name="_Toc17899786"/>
      <w:r>
        <w:t xml:space="preserve">Table </w:t>
      </w:r>
      <w:fldSimple w:instr=" SEQ Table \* ARABIC ">
        <w:r w:rsidR="009F3952">
          <w:rPr>
            <w:noProof/>
          </w:rPr>
          <w:t>3</w:t>
        </w:r>
      </w:fldSimple>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68"/>
      <w:bookmarkEnd w:id="169"/>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c>
          <w:tcPr>
            <w:tcW w:w="846" w:type="dxa"/>
          </w:tcPr>
          <w:p w14:paraId="2D7C06FA" w14:textId="77777777" w:rsidR="00E23BAB" w:rsidRPr="006E15C8" w:rsidRDefault="00E23BAB" w:rsidP="0090429C">
            <w:pPr>
              <w:jc w:val="center"/>
              <w:rPr>
                <w:rFonts w:asciiTheme="majorHAnsi" w:hAnsiTheme="majorHAnsi" w:cstheme="majorHAnsi"/>
                <w:b/>
                <w:sz w:val="20"/>
                <w:szCs w:val="20"/>
              </w:rPr>
            </w:pPr>
          </w:p>
        </w:tc>
        <w:tc>
          <w:tcPr>
            <w:tcW w:w="883" w:type="dxa"/>
          </w:tcPr>
          <w:p w14:paraId="0A247F7D"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353B89A5"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481C515D" w14:textId="77777777" w:rsidR="00E23BAB" w:rsidRPr="006E15C8" w:rsidRDefault="00E23BAB" w:rsidP="0090429C">
            <w:pPr>
              <w:jc w:val="center"/>
              <w:rPr>
                <w:rFonts w:asciiTheme="majorHAnsi" w:hAnsiTheme="majorHAnsi" w:cstheme="majorHAnsi"/>
                <w:b/>
                <w:sz w:val="20"/>
                <w:szCs w:val="20"/>
              </w:rPr>
            </w:pPr>
            <w:proofErr w:type="spellStart"/>
            <w:r w:rsidRPr="006E15C8">
              <w:rPr>
                <w:rFonts w:asciiTheme="majorHAnsi" w:hAnsiTheme="majorHAnsi" w:cstheme="majorHAnsi"/>
                <w:b/>
                <w:sz w:val="20"/>
                <w:szCs w:val="20"/>
              </w:rPr>
              <w:t>ProtoBuf</w:t>
            </w:r>
            <w:proofErr w:type="spellEnd"/>
          </w:p>
        </w:tc>
      </w:tr>
      <w:tr w:rsidR="00E23BAB" w14:paraId="0DB12DC3" w14:textId="77777777" w:rsidTr="00E23BAB">
        <w:tc>
          <w:tcPr>
            <w:tcW w:w="846" w:type="dxa"/>
          </w:tcPr>
          <w:p w14:paraId="619EF6BA" w14:textId="77777777" w:rsidR="00E23BAB" w:rsidRPr="006E15C8" w:rsidRDefault="00E23BAB" w:rsidP="0090429C">
            <w:pPr>
              <w:jc w:val="center"/>
              <w:rPr>
                <w:rFonts w:asciiTheme="majorHAnsi" w:hAnsiTheme="majorHAnsi" w:cstheme="majorHAnsi"/>
                <w:sz w:val="20"/>
                <w:szCs w:val="20"/>
              </w:rPr>
            </w:pPr>
            <w:r w:rsidRPr="006E15C8">
              <w:rPr>
                <w:rFonts w:asciiTheme="majorHAnsi" w:hAnsiTheme="majorHAnsi" w:cstheme="majorHAnsi"/>
                <w:sz w:val="20"/>
                <w:szCs w:val="20"/>
              </w:rPr>
              <w:t>Book</w:t>
            </w:r>
          </w:p>
        </w:tc>
        <w:tc>
          <w:tcPr>
            <w:tcW w:w="883" w:type="dxa"/>
          </w:tcPr>
          <w:p w14:paraId="2A6C336F"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22.284</w:t>
            </w:r>
          </w:p>
        </w:tc>
        <w:tc>
          <w:tcPr>
            <w:tcW w:w="851" w:type="dxa"/>
          </w:tcPr>
          <w:p w14:paraId="13FE03EA"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4.177</w:t>
            </w:r>
          </w:p>
        </w:tc>
        <w:tc>
          <w:tcPr>
            <w:tcW w:w="1075" w:type="dxa"/>
          </w:tcPr>
          <w:p w14:paraId="12E8F2A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2.339</w:t>
            </w:r>
          </w:p>
        </w:tc>
      </w:tr>
      <w:tr w:rsidR="00E23BAB" w14:paraId="1E5D2716" w14:textId="77777777" w:rsidTr="00E23BAB">
        <w:tc>
          <w:tcPr>
            <w:tcW w:w="846" w:type="dxa"/>
          </w:tcPr>
          <w:p w14:paraId="61353D72" w14:textId="77777777" w:rsidR="00E23BAB" w:rsidRPr="006E15C8" w:rsidRDefault="00E23BAB" w:rsidP="0090429C">
            <w:pPr>
              <w:jc w:val="center"/>
              <w:rPr>
                <w:rFonts w:asciiTheme="majorHAnsi" w:hAnsiTheme="majorHAnsi" w:cstheme="majorHAnsi"/>
                <w:sz w:val="20"/>
                <w:szCs w:val="20"/>
              </w:rPr>
            </w:pPr>
            <w:r w:rsidRPr="006E15C8">
              <w:rPr>
                <w:rFonts w:asciiTheme="majorHAnsi" w:hAnsiTheme="majorHAnsi" w:cstheme="majorHAnsi"/>
                <w:sz w:val="20"/>
                <w:szCs w:val="20"/>
              </w:rPr>
              <w:t>Video</w:t>
            </w:r>
          </w:p>
        </w:tc>
        <w:tc>
          <w:tcPr>
            <w:tcW w:w="883" w:type="dxa"/>
          </w:tcPr>
          <w:p w14:paraId="528333AD"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17.884</w:t>
            </w:r>
          </w:p>
        </w:tc>
        <w:tc>
          <w:tcPr>
            <w:tcW w:w="851" w:type="dxa"/>
          </w:tcPr>
          <w:p w14:paraId="0E6257F5"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4.097</w:t>
            </w:r>
          </w:p>
        </w:tc>
        <w:tc>
          <w:tcPr>
            <w:tcW w:w="1075" w:type="dxa"/>
          </w:tcPr>
          <w:p w14:paraId="6DD4F8E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1.800</w:t>
            </w:r>
          </w:p>
        </w:tc>
      </w:tr>
    </w:tbl>
    <w:p w14:paraId="76B12BF7" w14:textId="30AB4BC7" w:rsidR="00E23BAB" w:rsidRPr="006978E7" w:rsidRDefault="00E23BAB" w:rsidP="00E23BAB">
      <w:pPr>
        <w:pStyle w:val="Caption"/>
        <w:jc w:val="center"/>
      </w:pPr>
      <w:bookmarkStart w:id="170" w:name="_Toc11959223"/>
      <w:bookmarkStart w:id="171" w:name="_Toc17899787"/>
      <w:r>
        <w:t xml:space="preserve">Table </w:t>
      </w:r>
      <w:fldSimple w:instr=" SEQ Table \* ARABIC ">
        <w:r w:rsidR="009F3952">
          <w:rPr>
            <w:noProof/>
          </w:rPr>
          <w:t>4</w:t>
        </w:r>
      </w:fldSimple>
      <w:r>
        <w:t xml:space="preserve">: Average </w:t>
      </w:r>
      <w:r w:rsidRPr="006978E7">
        <w:t xml:space="preserve">serialization time in </w:t>
      </w:r>
      <w:r w:rsidR="009224C0" w:rsidRPr="006978E7">
        <w:t>m</w:t>
      </w:r>
      <w:r w:rsidR="009224C0">
        <w:t xml:space="preserve">illiseconds </w:t>
      </w:r>
      <w:r w:rsidR="006978E7" w:rsidRPr="006978E7">
        <w:t>(</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70"/>
      <w:bookmarkEnd w:id="171"/>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5"/>
      </w:tblGrid>
      <w:tr w:rsidR="00E23BAB" w:rsidRPr="006E15C8"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XML</w:t>
            </w:r>
          </w:p>
        </w:tc>
        <w:tc>
          <w:tcPr>
            <w:tcW w:w="851" w:type="dxa"/>
          </w:tcPr>
          <w:p w14:paraId="7B2BE9F9"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JSON</w:t>
            </w:r>
          </w:p>
        </w:tc>
        <w:tc>
          <w:tcPr>
            <w:tcW w:w="1075" w:type="dxa"/>
          </w:tcPr>
          <w:p w14:paraId="5EBC0073" w14:textId="77777777" w:rsidR="00E23BAB" w:rsidRPr="006E15C8" w:rsidRDefault="00E23BAB" w:rsidP="0090429C">
            <w:pPr>
              <w:jc w:val="center"/>
              <w:rPr>
                <w:rFonts w:asciiTheme="majorHAnsi" w:hAnsiTheme="majorHAnsi" w:cstheme="majorHAnsi"/>
                <w:b/>
                <w:sz w:val="20"/>
              </w:rPr>
            </w:pPr>
            <w:proofErr w:type="spellStart"/>
            <w:r w:rsidRPr="006E15C8">
              <w:rPr>
                <w:rFonts w:asciiTheme="majorHAnsi" w:hAnsiTheme="majorHAnsi" w:cstheme="majorHAnsi"/>
                <w:b/>
                <w:sz w:val="20"/>
              </w:rPr>
              <w:t>ProtoBuf</w:t>
            </w:r>
            <w:proofErr w:type="spellEnd"/>
          </w:p>
        </w:tc>
      </w:tr>
      <w:tr w:rsidR="00E23BAB" w14:paraId="7B3F4F4D" w14:textId="77777777" w:rsidTr="00E23BAB">
        <w:tc>
          <w:tcPr>
            <w:tcW w:w="846" w:type="dxa"/>
          </w:tcPr>
          <w:p w14:paraId="197BA3B2"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2EFBA366" w:rsidR="00C95355" w:rsidRDefault="00E23BAB" w:rsidP="00A925AC">
      <w:pPr>
        <w:pStyle w:val="Caption"/>
        <w:jc w:val="center"/>
        <w:rPr>
          <w:rFonts w:eastAsiaTheme="majorEastAsia"/>
        </w:rPr>
      </w:pPr>
      <w:bookmarkStart w:id="172" w:name="_Toc11959224"/>
      <w:bookmarkStart w:id="173" w:name="_Toc17899788"/>
      <w:r>
        <w:t xml:space="preserve">Table </w:t>
      </w:r>
      <w:fldSimple w:instr=" SEQ Table \* ARABIC ">
        <w:r w:rsidR="009F3952">
          <w:rPr>
            <w:noProof/>
          </w:rPr>
          <w:t>5</w:t>
        </w:r>
      </w:fldSimple>
      <w:r>
        <w:t xml:space="preserve">: Average </w:t>
      </w:r>
      <w:r w:rsidRPr="006978E7">
        <w:t xml:space="preserve">deserialization time in </w:t>
      </w:r>
      <w:r w:rsidR="009224C0" w:rsidRPr="006978E7">
        <w:t>m</w:t>
      </w:r>
      <w:r w:rsidR="009224C0">
        <w:t>illiseconds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72"/>
      <w:bookmarkEnd w:id="173"/>
    </w:p>
    <w:p w14:paraId="34945002" w14:textId="77777777" w:rsidR="004E74C6" w:rsidRDefault="004E74C6" w:rsidP="004E74C6">
      <w:pPr>
        <w:pStyle w:val="Heading2"/>
      </w:pPr>
      <w:bookmarkStart w:id="174" w:name="_Toc11959297"/>
      <w:bookmarkStart w:id="175" w:name="_Toc17899680"/>
      <w:bookmarkStart w:id="176" w:name="_Toc11959294"/>
      <w:r>
        <w:rPr>
          <w:bCs/>
          <w:color w:val="000000" w:themeColor="text1"/>
        </w:rPr>
        <w:lastRenderedPageBreak/>
        <w:t xml:space="preserve">2.5 </w:t>
      </w:r>
      <w:r>
        <w:t>Security Threats</w:t>
      </w:r>
      <w:bookmarkEnd w:id="174"/>
      <w:bookmarkEnd w:id="175"/>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77" w:name="_Toc11075222"/>
      <w:bookmarkStart w:id="178" w:name="_Toc11959298"/>
      <w:bookmarkStart w:id="179" w:name="_Toc17899681"/>
      <w:r>
        <w:t xml:space="preserve">2.5.1 </w:t>
      </w:r>
      <w:r w:rsidR="00FC5B56">
        <w:t xml:space="preserve">Denial </w:t>
      </w:r>
      <w:proofErr w:type="gramStart"/>
      <w:r w:rsidR="00FC5B56">
        <w:t>Of</w:t>
      </w:r>
      <w:proofErr w:type="gramEnd"/>
      <w:r w:rsidRPr="005B2C1A">
        <w:t xml:space="preserve"> </w:t>
      </w:r>
      <w:r w:rsidR="00FC5B56">
        <w:t xml:space="preserve">Service </w:t>
      </w:r>
      <w:r w:rsidRPr="005B2C1A">
        <w:t>Attack</w:t>
      </w:r>
      <w:bookmarkEnd w:id="177"/>
      <w:bookmarkEnd w:id="178"/>
      <w:bookmarkEnd w:id="179"/>
    </w:p>
    <w:p w14:paraId="5DA5289E" w14:textId="5953A422" w:rsidR="00D31DAE" w:rsidRDefault="00FC5B56" w:rsidP="00FC5B56">
      <w:r>
        <w:t>DoS</w:t>
      </w:r>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(Prabhakar, 2017).</w:t>
      </w:r>
      <w:r w:rsidR="004E74C6">
        <w:rPr>
          <w:rStyle w:val="selectable"/>
          <w:color w:val="000000"/>
        </w:rPr>
        <w:t xml:space="preserve"> </w:t>
      </w:r>
      <w:r w:rsidR="00800D2B">
        <w:rPr>
          <w:rStyle w:val="selectable"/>
          <w:color w:val="000000"/>
        </w:rPr>
        <w:t>Direct Denial of Service (DDoS) is a more extreme version of the regular DoS,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DDoS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w:t>
      </w:r>
      <w:proofErr w:type="spellStart"/>
      <w:r>
        <w:t>Mirai</w:t>
      </w:r>
      <w:proofErr w:type="spellEnd"/>
      <w:r>
        <w:t>’, ‘Reaper’ and ‘</w:t>
      </w:r>
      <w:proofErr w:type="spellStart"/>
      <w:r>
        <w:t>IoTroop</w:t>
      </w:r>
      <w:proofErr w:type="spellEnd"/>
      <w:r>
        <w:t>’, further adding to the problem.</w:t>
      </w:r>
      <w:r w:rsidR="00D31DAE" w:rsidRPr="00065B64">
        <w:t xml:space="preserve"> </w:t>
      </w:r>
      <w:r>
        <w:t>Additionally,</w:t>
      </w:r>
      <w:r w:rsidRPr="00065B64">
        <w:t xml:space="preserve"> nearly half </w:t>
      </w:r>
      <w:r>
        <w:t xml:space="preserve">of </w:t>
      </w:r>
      <w:r w:rsidRPr="00065B64">
        <w:t>the ‘</w:t>
      </w:r>
      <w:proofErr w:type="spellStart"/>
      <w:r w:rsidRPr="00065B64">
        <w:t>Rakos</w:t>
      </w:r>
      <w:proofErr w:type="spellEnd"/>
      <w:r w:rsidRPr="00065B64">
        <w:t xml:space="preserve">’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5CC37BA5" w:rsidR="00FC5B56" w:rsidRDefault="005F076D" w:rsidP="00FC5B56">
      <w:pPr>
        <w:keepNext/>
        <w:keepLines/>
        <w:jc w:val="center"/>
      </w:pPr>
      <w:bookmarkStart w:id="180" w:name="_Toc11075223"/>
      <w:bookmarkStart w:id="181" w:name="_Toc11959299"/>
      <w:r>
        <w:rPr>
          <w:noProof/>
        </w:rPr>
        <w:pict w14:anchorId="4A8550E7">
          <v:shape id="_x0000_i1041" type="#_x0000_t75" alt="DDoS Attack" style="width:451.35pt;height:88.65pt;mso-width-percent:0;mso-height-percent:0;mso-width-percent:0;mso-height-percent:0">
            <v:imagedata r:id="rId20" o:title="DDoS Attack"/>
          </v:shape>
        </w:pict>
      </w:r>
    </w:p>
    <w:p w14:paraId="6A4C55E5" w14:textId="4ED01E4E" w:rsidR="00FC5B56" w:rsidRPr="00C23B01" w:rsidRDefault="00FC5B56" w:rsidP="00FC5B56">
      <w:pPr>
        <w:pStyle w:val="Caption"/>
        <w:jc w:val="center"/>
      </w:pPr>
      <w:bookmarkStart w:id="182" w:name="_Toc14464768"/>
      <w:bookmarkStart w:id="183" w:name="_Toc15564695"/>
      <w:bookmarkStart w:id="184" w:name="_Toc16605999"/>
      <w:bookmarkStart w:id="185" w:name="_Toc17228300"/>
      <w:bookmarkStart w:id="186" w:name="_Toc17394527"/>
      <w:bookmarkStart w:id="187" w:name="_Toc17899628"/>
      <w:bookmarkStart w:id="188" w:name="_Toc17899764"/>
      <w:r>
        <w:t xml:space="preserve">Figure </w:t>
      </w:r>
      <w:fldSimple w:instr=" SEQ Figure \* ARABIC ">
        <w:r w:rsidR="000A6166">
          <w:rPr>
            <w:noProof/>
          </w:rPr>
          <w:t>9</w:t>
        </w:r>
      </w:fldSimple>
      <w:r>
        <w:t xml:space="preserve">: </w:t>
      </w:r>
      <w:r w:rsidR="009224C0">
        <w:t>A</w:t>
      </w:r>
      <w:r>
        <w:t xml:space="preserve"> DDoS attack</w:t>
      </w:r>
      <w:r w:rsidR="009224C0">
        <w:t xml:space="preserve"> being carried out</w:t>
      </w:r>
      <w:r>
        <w:t xml:space="preserve"> using infected PCs (slaves)</w:t>
      </w:r>
      <w:bookmarkEnd w:id="182"/>
      <w:bookmarkEnd w:id="183"/>
      <w:bookmarkEnd w:id="184"/>
      <w:bookmarkEnd w:id="185"/>
      <w:bookmarkEnd w:id="186"/>
      <w:bookmarkEnd w:id="187"/>
      <w:bookmarkEnd w:id="188"/>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89" w:name="_Toc17899682"/>
      <w:r>
        <w:lastRenderedPageBreak/>
        <w:t xml:space="preserve">2.5.2 </w:t>
      </w:r>
      <w:r w:rsidRPr="00780898">
        <w:t>Man in The Middle Attack</w:t>
      </w:r>
      <w:bookmarkEnd w:id="180"/>
      <w:bookmarkEnd w:id="181"/>
      <w:bookmarkEnd w:id="189"/>
    </w:p>
    <w:p w14:paraId="041034DC" w14:textId="7A48C7B6"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 xml:space="preserve">network spoofing. Using this spoofing strategy, it can assume identification of both the IoT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t xml:space="preserve"> </w:t>
      </w:r>
      <w:r w:rsidRPr="001E032A">
        <w:t xml:space="preserve">Address Resolution </w:t>
      </w:r>
      <w:r>
        <w:t>Protocol (ARP) Poisoning</w:t>
      </w:r>
      <w:commentRangeStart w:id="190"/>
      <w:commentRangeEnd w:id="190"/>
      <w:r>
        <w:rPr>
          <w:rStyle w:val="CommentReference"/>
        </w:rPr>
        <w:commentReference w:id="190"/>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can be shown in Figure 10, showing an intercepted connection between a Server and Client.</w:t>
      </w:r>
      <w:r w:rsidR="005947A7">
        <w:t xml:space="preserve"> Packet sniffing can be problematic when it comes to sensitive data such as surveillance images in an individual’s home, meaning preventive measures should be prioritised against this attack.</w:t>
      </w:r>
    </w:p>
    <w:p w14:paraId="7B8E2996" w14:textId="77777777" w:rsidR="00EE7A27" w:rsidRDefault="00EE7A27" w:rsidP="004E74C6"/>
    <w:p w14:paraId="17DE6A43" w14:textId="6B6BCCD3" w:rsidR="000A6C35" w:rsidRDefault="005F076D" w:rsidP="000A6C35">
      <w:pPr>
        <w:keepNext/>
        <w:jc w:val="center"/>
      </w:pPr>
      <w:r>
        <w:rPr>
          <w:noProof/>
        </w:rPr>
        <w:pict w14:anchorId="6E0EF80F">
          <v:shape id="_x0000_i1040" type="#_x0000_t75" alt="MITM Attack" style="width:446.65pt;height:231.35pt;mso-width-percent:0;mso-height-percent:0;mso-width-percent:0;mso-height-percent:0">
            <v:imagedata r:id="rId21" o:title="MITM Attack"/>
          </v:shape>
        </w:pict>
      </w:r>
    </w:p>
    <w:p w14:paraId="5CAA6C37" w14:textId="0B4037D0" w:rsidR="004E74C6" w:rsidRPr="00E30081" w:rsidRDefault="000A6C35" w:rsidP="00E30081">
      <w:pPr>
        <w:pStyle w:val="Caption"/>
        <w:jc w:val="center"/>
      </w:pPr>
      <w:bookmarkStart w:id="191" w:name="_Toc14464769"/>
      <w:bookmarkStart w:id="192" w:name="_Toc15564696"/>
      <w:bookmarkStart w:id="193" w:name="_Toc16606000"/>
      <w:bookmarkStart w:id="194" w:name="_Toc17228301"/>
      <w:bookmarkStart w:id="195" w:name="_Toc17394528"/>
      <w:bookmarkStart w:id="196" w:name="_Toc17899629"/>
      <w:bookmarkStart w:id="197" w:name="_Toc17899765"/>
      <w:r>
        <w:t xml:space="preserve">Figure </w:t>
      </w:r>
      <w:fldSimple w:instr=" SEQ Figure \* ARABIC ">
        <w:r w:rsidR="000A6166">
          <w:rPr>
            <w:noProof/>
          </w:rPr>
          <w:t>10</w:t>
        </w:r>
      </w:fldSimple>
      <w:r>
        <w:t xml:space="preserve">: </w:t>
      </w:r>
      <w:r w:rsidR="009224C0">
        <w:t xml:space="preserve">MITM attack </w:t>
      </w:r>
      <w:r>
        <w:t>showing an intercepted connection from a malicious attacker</w:t>
      </w:r>
      <w:bookmarkEnd w:id="191"/>
      <w:bookmarkEnd w:id="192"/>
      <w:bookmarkEnd w:id="193"/>
      <w:bookmarkEnd w:id="194"/>
      <w:bookmarkEnd w:id="195"/>
      <w:bookmarkEnd w:id="196"/>
      <w:bookmarkEnd w:id="197"/>
    </w:p>
    <w:p w14:paraId="110656AC" w14:textId="77777777" w:rsidR="004E74C6" w:rsidRDefault="00A12A6C" w:rsidP="00B940AF">
      <w:pPr>
        <w:pStyle w:val="Heading3"/>
      </w:pPr>
      <w:bookmarkStart w:id="198" w:name="_Toc17899683"/>
      <w:r>
        <w:lastRenderedPageBreak/>
        <w:t>2.5.3</w:t>
      </w:r>
      <w:r w:rsidR="004E74C6">
        <w:t xml:space="preserve"> </w:t>
      </w:r>
      <w:r w:rsidR="00B940AF">
        <w:t>Brute Force Attacks</w:t>
      </w:r>
      <w:bookmarkEnd w:id="198"/>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 xml:space="preserve">based attacks and key reinstallation attacks (Abo-Soliman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5F076D" w:rsidP="00A12A6C">
      <w:pPr>
        <w:keepNext/>
        <w:keepLines/>
      </w:pPr>
      <w:r>
        <w:rPr>
          <w:noProof/>
        </w:rPr>
        <w:pict w14:anchorId="2DAD3745">
          <v:shape id="_x0000_i1039" type="#_x0000_t75" alt="Brute Force Attack" style="width:451.35pt;height:178pt;mso-width-percent:0;mso-height-percent:0;mso-width-percent:0;mso-height-percent:0">
            <v:imagedata r:id="rId22" o:title="Brute Force Attack"/>
          </v:shape>
        </w:pict>
      </w:r>
    </w:p>
    <w:p w14:paraId="4FAFB4DD" w14:textId="13DD99ED" w:rsidR="00F20970" w:rsidRDefault="00A12A6C" w:rsidP="00A12A6C">
      <w:pPr>
        <w:pStyle w:val="Caption"/>
        <w:jc w:val="center"/>
      </w:pPr>
      <w:bookmarkStart w:id="199" w:name="_Toc15564697"/>
      <w:bookmarkStart w:id="200" w:name="_Toc16606001"/>
      <w:bookmarkStart w:id="201" w:name="_Toc17228302"/>
      <w:bookmarkStart w:id="202" w:name="_Toc17394529"/>
      <w:bookmarkStart w:id="203" w:name="_Toc17899630"/>
      <w:bookmarkStart w:id="204" w:name="_Toc17899766"/>
      <w:r>
        <w:t xml:space="preserve">Figure </w:t>
      </w:r>
      <w:fldSimple w:instr=" SEQ Figure \* ARABIC ">
        <w:r w:rsidR="000A6166">
          <w:rPr>
            <w:noProof/>
          </w:rPr>
          <w:t>11</w:t>
        </w:r>
      </w:fldSimple>
      <w:r>
        <w:t xml:space="preserve">: Computer running </w:t>
      </w:r>
      <w:r w:rsidR="00061256">
        <w:t>a malicious</w:t>
      </w:r>
      <w:r w:rsidR="009224C0">
        <w:t xml:space="preserve"> </w:t>
      </w:r>
      <w:r>
        <w:t>script to attempt logins on a website</w:t>
      </w:r>
      <w:bookmarkEnd w:id="199"/>
      <w:bookmarkEnd w:id="200"/>
      <w:bookmarkEnd w:id="201"/>
      <w:bookmarkEnd w:id="202"/>
      <w:bookmarkEnd w:id="203"/>
      <w:bookmarkEnd w:id="204"/>
    </w:p>
    <w:p w14:paraId="22BA5DA0" w14:textId="77777777" w:rsidR="00A12A6C" w:rsidRDefault="00A12A6C" w:rsidP="00A12A6C"/>
    <w:p w14:paraId="269F6DF4" w14:textId="35778CFD" w:rsidR="00E30081" w:rsidRDefault="00E30081" w:rsidP="00E30081">
      <w:pPr>
        <w:pStyle w:val="Heading3"/>
      </w:pPr>
      <w:bookmarkStart w:id="205" w:name="_Toc11959301"/>
      <w:bookmarkStart w:id="206" w:name="_Toc17899684"/>
      <w:r>
        <w:t>2.5.4 Physical Tampering</w:t>
      </w:r>
      <w:bookmarkEnd w:id="205"/>
      <w:bookmarkEnd w:id="206"/>
    </w:p>
    <w:p w14:paraId="4D49EEE0" w14:textId="77777777" w:rsidR="00E30081" w:rsidRPr="00C15198" w:rsidRDefault="00E30081" w:rsidP="00E30081">
      <w:r>
        <w:t xml:space="preserve">Physical manipulation of a device could occur. This is when the device is modified to act in </w:t>
      </w:r>
      <w:r w:rsidRPr="00044DEF">
        <w:t xml:space="preserve">unexpected ways by someone with malicious intent. Physical tampering includes connecting to exposed ports, interrupting a devices power, removing parts or manipulation of camera devices (Elizalde, 2019). It is safe to assume that if this happens the intruder is already in the individual’s home and the home security system has already either captured the intruder and informed the </w:t>
      </w:r>
      <w:proofErr w:type="gramStart"/>
      <w:r w:rsidRPr="00044DEF">
        <w:t>home owner</w:t>
      </w:r>
      <w:proofErr w:type="gramEnd"/>
      <w:r w:rsidRPr="00044DEF">
        <w:t xml:space="preserve"> or has been compromised</w:t>
      </w:r>
      <w:r>
        <w:t xml:space="preserve">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62A686B5" w14:textId="77777777" w:rsidR="00A12A6C" w:rsidRDefault="00A12A6C" w:rsidP="00A12A6C"/>
    <w:p w14:paraId="298AC7D0" w14:textId="4F6ECBC2" w:rsidR="00A12A6C" w:rsidRDefault="00E30081" w:rsidP="00290D6E">
      <w:pPr>
        <w:pStyle w:val="Heading3"/>
      </w:pPr>
      <w:bookmarkStart w:id="207" w:name="_Toc17899685"/>
      <w:r>
        <w:lastRenderedPageBreak/>
        <w:t>2.5.5</w:t>
      </w:r>
      <w:r w:rsidR="00A12A6C">
        <w:t xml:space="preserve"> Malicious Code Attack</w:t>
      </w:r>
      <w:bookmarkEnd w:id="207"/>
    </w:p>
    <w:p w14:paraId="515BA881" w14:textId="050C5BEF" w:rsidR="008D0B12" w:rsidRDefault="00A12A6C" w:rsidP="00290D6E">
      <w:pPr>
        <w:keepNext/>
        <w:keepLines/>
      </w:pPr>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w:t>
      </w:r>
      <w:proofErr w:type="spellStart"/>
      <w:r w:rsidR="00296A2F" w:rsidRPr="00DD07B9">
        <w:t>Kvarda</w:t>
      </w:r>
      <w:proofErr w:type="spellEnd"/>
      <w:r w:rsidR="00296A2F" w:rsidRPr="00DD07B9">
        <w:t xml:space="preserve"> et al., 2016).</w:t>
      </w:r>
      <w:r w:rsidR="00DD07B9">
        <w:t xml:space="preserve"> </w:t>
      </w:r>
      <w:r w:rsidR="00044DEF">
        <w:t xml:space="preserve">This form of security threat will not </w:t>
      </w:r>
      <w:r w:rsidR="00290D6E">
        <w:t>occur,</w:t>
      </w:r>
      <w:r w:rsidR="00044DEF">
        <w:t xml:space="preserve"> as the device will not be updated in such context.</w:t>
      </w:r>
    </w:p>
    <w:p w14:paraId="0ED82C1F" w14:textId="77777777" w:rsidR="00290D6E" w:rsidRDefault="00290D6E" w:rsidP="00E30081"/>
    <w:p w14:paraId="445C49CF" w14:textId="77777777" w:rsidR="008D0B12" w:rsidRDefault="008D0B12" w:rsidP="008D0B12">
      <w:pPr>
        <w:pStyle w:val="Heading2"/>
      </w:pPr>
      <w:bookmarkStart w:id="208" w:name="_Toc17899686"/>
      <w:r>
        <w:t>2.6 Cryptography Options</w:t>
      </w:r>
      <w:bookmarkEnd w:id="208"/>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209" w:name="_Toc11959304"/>
      <w:bookmarkStart w:id="210" w:name="_Toc17899687"/>
      <w:r>
        <w:t xml:space="preserve">2.6.1 </w:t>
      </w:r>
      <w:bookmarkEnd w:id="209"/>
      <w:r>
        <w:t>Symmetric Encryption</w:t>
      </w:r>
      <w:bookmarkEnd w:id="210"/>
    </w:p>
    <w:p w14:paraId="5F1B6EC9" w14:textId="0D467CBA" w:rsidR="00DA77AA" w:rsidRDefault="00DA77AA" w:rsidP="00DA77AA">
      <w:pPr>
        <w:keepNext/>
        <w:keepLines/>
      </w:pPr>
      <w:r>
        <w:t>Advance</w:t>
      </w:r>
      <w:r w:rsidR="00AD01E8">
        <w:t>d</w:t>
      </w:r>
      <w:r>
        <w:t xml:space="preserve"> Encryption Standard</w:t>
      </w:r>
      <w:r w:rsidR="00F843F5">
        <w:t xml:space="preserve"> (AES)</w:t>
      </w:r>
      <w:r>
        <w:t xml:space="preserve">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(Patil et al., 2016)</w:t>
      </w:r>
      <w:r w:rsidRPr="00685C5A">
        <w:t>.</w:t>
      </w:r>
    </w:p>
    <w:p w14:paraId="3A760736" w14:textId="77777777" w:rsidR="00DA77AA" w:rsidRDefault="00DA77AA" w:rsidP="008D0B12"/>
    <w:p w14:paraId="5CFF7590" w14:textId="782EAE3F" w:rsidR="00A21E66" w:rsidRDefault="005F076D" w:rsidP="00A21E66">
      <w:pPr>
        <w:keepNext/>
        <w:jc w:val="center"/>
      </w:pPr>
      <w:r>
        <w:rPr>
          <w:noProof/>
        </w:rPr>
        <w:pict w14:anchorId="55D38AC8">
          <v:shape id="_x0000_i1038" type="#_x0000_t75" alt="Symmetric Encryption" style="width:390.65pt;height:128.65pt;mso-width-percent:0;mso-height-percent:0;mso-width-percent:0;mso-height-percent:0">
            <v:imagedata r:id="rId23" o:title="Symmetric Encryption"/>
          </v:shape>
        </w:pict>
      </w:r>
    </w:p>
    <w:p w14:paraId="4F4DF213" w14:textId="6227F3C3" w:rsidR="00A21E66" w:rsidRDefault="00A21E66" w:rsidP="00A21E66">
      <w:pPr>
        <w:pStyle w:val="Caption"/>
        <w:jc w:val="center"/>
      </w:pPr>
      <w:bookmarkStart w:id="211" w:name="_Toc15564698"/>
      <w:bookmarkStart w:id="212" w:name="_Toc16606002"/>
      <w:bookmarkStart w:id="213" w:name="_Toc17228303"/>
      <w:bookmarkStart w:id="214" w:name="_Toc17394530"/>
      <w:bookmarkStart w:id="215" w:name="_Toc17899631"/>
      <w:bookmarkStart w:id="216" w:name="_Toc17899767"/>
      <w:r>
        <w:t xml:space="preserve">Figure </w:t>
      </w:r>
      <w:fldSimple w:instr=" SEQ Figure \* ARABIC ">
        <w:r w:rsidR="000A6166">
          <w:rPr>
            <w:noProof/>
          </w:rPr>
          <w:t>12</w:t>
        </w:r>
      </w:fldSimple>
      <w:r>
        <w:t xml:space="preserve">: </w:t>
      </w:r>
      <w:r w:rsidRPr="007B00FA">
        <w:t>Example of plain text being encrypted</w:t>
      </w:r>
      <w:r>
        <w:t xml:space="preserve"> using symmetric key encryption</w:t>
      </w:r>
      <w:bookmarkEnd w:id="211"/>
      <w:bookmarkEnd w:id="212"/>
      <w:bookmarkEnd w:id="213"/>
      <w:bookmarkEnd w:id="214"/>
      <w:bookmarkEnd w:id="215"/>
      <w:bookmarkEnd w:id="216"/>
    </w:p>
    <w:p w14:paraId="7C4C97CB" w14:textId="77777777" w:rsidR="00A21E66" w:rsidRPr="008E229F" w:rsidRDefault="00A21E66" w:rsidP="008D0B12"/>
    <w:p w14:paraId="21683F3C" w14:textId="77777777" w:rsidR="008D0B12" w:rsidRDefault="00DA77AA" w:rsidP="008D0B12">
      <w:pPr>
        <w:pStyle w:val="Heading3"/>
      </w:pPr>
      <w:bookmarkStart w:id="217" w:name="_Toc17899688"/>
      <w:r>
        <w:t>2.6.2</w:t>
      </w:r>
      <w:r w:rsidR="008D0B12">
        <w:t xml:space="preserve"> Asymmetric Encryption</w:t>
      </w:r>
      <w:bookmarkEnd w:id="217"/>
      <w:r w:rsidR="008D0B12">
        <w:t xml:space="preserve"> </w:t>
      </w:r>
    </w:p>
    <w:p w14:paraId="374E9745" w14:textId="2F4872EA" w:rsidR="008D0B12" w:rsidRDefault="00BB5FC0" w:rsidP="008D0B12">
      <w:pPr>
        <w:keepNext/>
        <w:keepLines/>
      </w:pPr>
      <w:proofErr w:type="spellStart"/>
      <w:r>
        <w:rPr>
          <w:rStyle w:val="e24kjd"/>
          <w:rFonts w:eastAsiaTheme="majorEastAsia"/>
        </w:rPr>
        <w:t>Rivest</w:t>
      </w:r>
      <w:proofErr w:type="spellEnd"/>
      <w:r>
        <w:rPr>
          <w:rStyle w:val="e24kjd"/>
          <w:rFonts w:eastAsiaTheme="majorEastAsia"/>
        </w:rPr>
        <w:t>–Shamir–</w:t>
      </w:r>
      <w:proofErr w:type="spellStart"/>
      <w:r>
        <w:rPr>
          <w:rStyle w:val="e24kjd"/>
          <w:rFonts w:eastAsiaTheme="majorEastAsia"/>
        </w:rPr>
        <w:t>Adleman</w:t>
      </w:r>
      <w:proofErr w:type="spellEnd"/>
      <w:r>
        <w:t xml:space="preserve"> (</w:t>
      </w:r>
      <w:r w:rsidR="008D0B12">
        <w:t>RSA</w:t>
      </w:r>
      <w:r>
        <w:t>), named after its creators,</w:t>
      </w:r>
      <w:r w:rsidR="008D0B12">
        <w:t xml:space="preserve"> works on a public-private key basis that is a form of asymmetric encryption</w:t>
      </w:r>
      <w:r w:rsidR="00B46A29">
        <w:t xml:space="preserve"> (Figure 1</w:t>
      </w:r>
      <w:r w:rsidR="00871C01">
        <w:t>3</w:t>
      </w:r>
      <w:r w:rsidR="00B46A29">
        <w:t>)</w:t>
      </w:r>
      <w:r w:rsidR="008D0B12">
        <w:t>. The public key is available to everyone, i.e</w:t>
      </w:r>
      <w:r w:rsidR="008D0B12" w:rsidRPr="00D324D1">
        <w:t>. placed on the server (</w:t>
      </w:r>
      <w:proofErr w:type="spellStart"/>
      <w:r w:rsidR="008352F4">
        <w:t>RPi</w:t>
      </w:r>
      <w:proofErr w:type="spellEnd"/>
      <w:r w:rsidR="008D0B12"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008D0B12" w:rsidRPr="00D324D1">
        <w:rPr>
          <w:rFonts w:eastAsiaTheme="majorEastAsia"/>
        </w:rPr>
        <w:t>(</w:t>
      </w:r>
      <w:proofErr w:type="spellStart"/>
      <w:r w:rsidR="008D0B12" w:rsidRPr="00D324D1">
        <w:rPr>
          <w:rFonts w:eastAsiaTheme="majorEastAsia"/>
        </w:rPr>
        <w:t>Goshwe</w:t>
      </w:r>
      <w:proofErr w:type="spellEnd"/>
      <w:r w:rsidR="008D0B12" w:rsidRPr="00D324D1">
        <w:rPr>
          <w:rFonts w:eastAsiaTheme="majorEastAsia"/>
        </w:rPr>
        <w:t>, 2013)</w:t>
      </w:r>
      <w:r w:rsidR="008D0B12" w:rsidRPr="00D324D1">
        <w:t xml:space="preserve">. This form of encryption was used successfully in the creation of a payment terminal using a </w:t>
      </w:r>
      <w:proofErr w:type="spellStart"/>
      <w:r w:rsidR="008352F4">
        <w:t>RPi</w:t>
      </w:r>
      <w:proofErr w:type="spellEnd"/>
      <w:r w:rsidR="008D0B12" w:rsidRPr="00D324D1">
        <w:t xml:space="preserve">, TSL and AES based encryption, highlighting its efficiency </w:t>
      </w:r>
      <w:r w:rsidR="008D0B12" w:rsidRPr="00D324D1">
        <w:rPr>
          <w:rFonts w:eastAsiaTheme="majorEastAsia"/>
        </w:rPr>
        <w:t>(</w:t>
      </w:r>
      <w:proofErr w:type="spellStart"/>
      <w:r w:rsidR="008D0B12" w:rsidRPr="00D324D1">
        <w:rPr>
          <w:rFonts w:eastAsiaTheme="majorEastAsia"/>
        </w:rPr>
        <w:t>Kakar</w:t>
      </w:r>
      <w:proofErr w:type="spellEnd"/>
      <w:r w:rsidR="008D0B12" w:rsidRPr="00D324D1">
        <w:rPr>
          <w:rFonts w:eastAsiaTheme="majorEastAsia"/>
        </w:rPr>
        <w:t>, 2016)</w:t>
      </w:r>
      <w:r w:rsidR="008D0B12" w:rsidRPr="00D324D1">
        <w:t>.</w:t>
      </w:r>
      <w:r w:rsidR="008D0B12">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3316B112" w:rsidR="00A21E66" w:rsidRDefault="005F076D" w:rsidP="00A21E66">
      <w:pPr>
        <w:keepNext/>
        <w:keepLines/>
        <w:jc w:val="center"/>
      </w:pPr>
      <w:r>
        <w:rPr>
          <w:noProof/>
        </w:rPr>
        <w:lastRenderedPageBreak/>
        <w:pict w14:anchorId="42062B2E">
          <v:shape id="_x0000_i1037" type="#_x0000_t75" alt="Asymmetric Encryption" style="width:390.65pt;height:131.35pt;mso-width-percent:0;mso-height-percent:0;mso-width-percent:0;mso-height-percent:0">
            <v:imagedata r:id="rId24" o:title="Asymmetric Encryption"/>
          </v:shape>
        </w:pict>
      </w:r>
    </w:p>
    <w:p w14:paraId="76946942" w14:textId="58A012EE" w:rsidR="008D0B12" w:rsidRDefault="00A21E66" w:rsidP="00E30081">
      <w:pPr>
        <w:pStyle w:val="Caption"/>
        <w:jc w:val="center"/>
      </w:pPr>
      <w:bookmarkStart w:id="218" w:name="_Toc15564699"/>
      <w:bookmarkStart w:id="219" w:name="_Toc16606003"/>
      <w:bookmarkStart w:id="220" w:name="_Toc17228304"/>
      <w:bookmarkStart w:id="221" w:name="_Toc17394531"/>
      <w:bookmarkStart w:id="222" w:name="_Toc17899632"/>
      <w:bookmarkStart w:id="223" w:name="_Toc17899768"/>
      <w:r>
        <w:t xml:space="preserve">Figure </w:t>
      </w:r>
      <w:fldSimple w:instr=" SEQ Figure \* ARABIC ">
        <w:r w:rsidR="000A6166">
          <w:rPr>
            <w:noProof/>
          </w:rPr>
          <w:t>13</w:t>
        </w:r>
      </w:fldSimple>
      <w:r>
        <w:t xml:space="preserve">: </w:t>
      </w:r>
      <w:r w:rsidRPr="000944D0">
        <w:t xml:space="preserve">Example of plain text being encrypted using </w:t>
      </w:r>
      <w:r>
        <w:t>A</w:t>
      </w:r>
      <w:r w:rsidRPr="000944D0">
        <w:t>symmetric key encryption</w:t>
      </w:r>
      <w:bookmarkEnd w:id="218"/>
      <w:bookmarkEnd w:id="219"/>
      <w:bookmarkEnd w:id="220"/>
      <w:bookmarkEnd w:id="221"/>
      <w:bookmarkEnd w:id="222"/>
      <w:bookmarkEnd w:id="223"/>
    </w:p>
    <w:p w14:paraId="7F1FB1B8" w14:textId="77777777" w:rsidR="001E11E6" w:rsidRPr="001E11E6" w:rsidRDefault="001E11E6" w:rsidP="001E11E6">
      <w:pPr>
        <w:rPr>
          <w:lang w:eastAsia="en-US"/>
        </w:rPr>
      </w:pPr>
    </w:p>
    <w:p w14:paraId="3696F613" w14:textId="77777777" w:rsidR="008D0B12" w:rsidRPr="008D0B12" w:rsidRDefault="00026397" w:rsidP="008D0B12">
      <w:pPr>
        <w:pStyle w:val="Heading3"/>
        <w:rPr>
          <w:rFonts w:eastAsiaTheme="minorHAnsi"/>
        </w:rPr>
      </w:pPr>
      <w:bookmarkStart w:id="224" w:name="_Toc17899689"/>
      <w:r>
        <w:rPr>
          <w:rFonts w:eastAsiaTheme="minorHAnsi"/>
        </w:rPr>
        <w:t xml:space="preserve">2.6.3 </w:t>
      </w:r>
      <w:r w:rsidR="008D0B12">
        <w:rPr>
          <w:rFonts w:eastAsiaTheme="minorHAnsi"/>
        </w:rPr>
        <w:t>Hash</w:t>
      </w:r>
      <w:r w:rsidR="00296B30">
        <w:rPr>
          <w:rFonts w:eastAsiaTheme="minorHAnsi"/>
        </w:rPr>
        <w:t xml:space="preserve"> Encryption</w:t>
      </w:r>
      <w:bookmarkEnd w:id="224"/>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 xml:space="preserve">(Putri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racter password can be seen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225"/>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225"/>
      <w:r>
        <w:rPr>
          <w:rStyle w:val="CommentReference"/>
        </w:rPr>
        <w:commentReference w:id="225"/>
      </w:r>
    </w:p>
    <w:p w14:paraId="53B78CE4" w14:textId="7C10EBE9" w:rsidR="00B46A29" w:rsidRPr="00B02BDE" w:rsidRDefault="00B46A29" w:rsidP="00B46A29">
      <w:pPr>
        <w:pStyle w:val="Caption"/>
        <w:jc w:val="center"/>
      </w:pPr>
      <w:bookmarkStart w:id="226" w:name="_Toc14464771"/>
      <w:bookmarkStart w:id="227" w:name="_Toc15564700"/>
      <w:bookmarkStart w:id="228" w:name="_Toc16606004"/>
      <w:bookmarkStart w:id="229" w:name="_Toc17228305"/>
      <w:bookmarkStart w:id="230" w:name="_Toc17394532"/>
      <w:bookmarkStart w:id="231" w:name="_Toc17899633"/>
      <w:bookmarkStart w:id="232" w:name="_Toc17899769"/>
      <w:r>
        <w:t xml:space="preserve">Figure </w:t>
      </w:r>
      <w:fldSimple w:instr=" SEQ Figure \* ARABIC ">
        <w:r w:rsidR="000A6166">
          <w:rPr>
            <w:noProof/>
          </w:rPr>
          <w:t>14</w:t>
        </w:r>
      </w:fldSimple>
      <w:r w:rsidR="00897A09">
        <w:t>: SHA-1 &amp; MD5 brute force successful attack time</w:t>
      </w:r>
      <w:r w:rsidR="00B0264E">
        <w:t>s</w:t>
      </w:r>
      <w:r w:rsidRPr="00B02BDE">
        <w:t xml:space="preserve"> (Putri </w:t>
      </w:r>
      <w:proofErr w:type="spellStart"/>
      <w:r w:rsidRPr="00B02BDE">
        <w:t>Ratna</w:t>
      </w:r>
      <w:proofErr w:type="spellEnd"/>
      <w:r w:rsidRPr="00B02BDE">
        <w:t xml:space="preserve"> et al., 2013)</w:t>
      </w:r>
      <w:bookmarkEnd w:id="226"/>
      <w:bookmarkEnd w:id="227"/>
      <w:bookmarkEnd w:id="228"/>
      <w:bookmarkEnd w:id="229"/>
      <w:bookmarkEnd w:id="230"/>
      <w:bookmarkEnd w:id="231"/>
      <w:bookmarkEnd w:id="232"/>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233" w:name="_Toc17899690"/>
      <w:bookmarkStart w:id="234" w:name="_Toc11959302"/>
      <w:r>
        <w:lastRenderedPageBreak/>
        <w:t>2.</w:t>
      </w:r>
      <w:r w:rsidR="007E5BBB">
        <w:t xml:space="preserve">6.4 </w:t>
      </w:r>
      <w:r>
        <w:t>Salt</w:t>
      </w:r>
      <w:r w:rsidR="007E5BBB">
        <w:t xml:space="preserve"> </w:t>
      </w:r>
      <w:r w:rsidR="00E40A77">
        <w:t>Encryption</w:t>
      </w:r>
      <w:bookmarkEnd w:id="233"/>
    </w:p>
    <w:bookmarkEnd w:id="234"/>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w:t>
      </w:r>
      <w:proofErr w:type="spellStart"/>
      <w:r w:rsidR="00146FD6">
        <w:t>ukgov</w:t>
      </w:r>
      <w:proofErr w:type="spellEnd"/>
      <w:r w:rsidR="00146FD6">
        <w:t xml:space="preserve">,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235" w:name="_Toc17899691"/>
      <w:bookmarkStart w:id="236" w:name="_Toc11075221"/>
      <w:bookmarkStart w:id="237" w:name="_Toc11959305"/>
      <w:bookmarkEnd w:id="176"/>
      <w:r>
        <w:t>2.7</w:t>
      </w:r>
      <w:r w:rsidR="00A00267">
        <w:t xml:space="preserve"> Message Integrity</w:t>
      </w:r>
      <w:bookmarkEnd w:id="235"/>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238" w:name="_Toc17899692"/>
      <w:r>
        <w:t>2.7</w:t>
      </w:r>
      <w:r w:rsidR="00D5068A">
        <w:t>.1 Hash Algorithms</w:t>
      </w:r>
      <w:bookmarkEnd w:id="238"/>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can also be used as a form of message integrity. </w:t>
      </w:r>
      <w:r>
        <w:t xml:space="preserve"> This is achieved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they could potentially change the message and recalculated the digest of the hash so it would match the recipients hash calculation</w:t>
      </w:r>
      <w:r w:rsidR="00533C3E">
        <w:t xml:space="preserve"> </w:t>
      </w:r>
      <w:r w:rsidR="00533C3E" w:rsidRPr="00533C3E">
        <w:t>(</w:t>
      </w:r>
      <w:proofErr w:type="spellStart"/>
      <w:r w:rsidR="00533C3E" w:rsidRPr="00533C3E">
        <w:t>Harmoush</w:t>
      </w:r>
      <w:proofErr w:type="spellEnd"/>
      <w:r w:rsidR="00533C3E" w:rsidRPr="00533C3E">
        <w:t>, 2015).</w:t>
      </w:r>
    </w:p>
    <w:p w14:paraId="375534B2" w14:textId="77777777" w:rsidR="00D5068A" w:rsidRDefault="00D5068A" w:rsidP="00A00267"/>
    <w:p w14:paraId="5AD353CC" w14:textId="77777777" w:rsidR="00D5068A" w:rsidRDefault="008367BA" w:rsidP="00111CD4">
      <w:pPr>
        <w:pStyle w:val="Heading3"/>
      </w:pPr>
      <w:bookmarkStart w:id="239" w:name="_Toc17899693"/>
      <w:r>
        <w:t>2.7</w:t>
      </w:r>
      <w:r w:rsidR="00D5068A">
        <w:t>.2 Message Authentication Code Algorithms</w:t>
      </w:r>
      <w:bookmarkEnd w:id="239"/>
    </w:p>
    <w:p w14:paraId="43A9CE92" w14:textId="4D2358FE" w:rsidR="00F129B5" w:rsidRDefault="00F129B5" w:rsidP="00F129B5">
      <w:r>
        <w:t xml:space="preserve">MACs add to the security provided by hash algorithms by adding a layer of authentication. Authentication is when the receiver of the message can be ensured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(Mehmood, 2017), meaning if the key become compromised by one of the key holders, the whole chain is compromised. In a scenario such as a surveillance camera, all smart phone users with</w:t>
      </w:r>
      <w:r w:rsidR="00056F0C">
        <w:t xml:space="preserve"> the app connected to the camera would be considered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240" w:name="_Toc17899694"/>
      <w:r>
        <w:lastRenderedPageBreak/>
        <w:t>2</w:t>
      </w:r>
      <w:r w:rsidR="008367BA">
        <w:t>.7</w:t>
      </w:r>
      <w:r w:rsidR="00111CD4">
        <w:t>.3 Digital Signatures</w:t>
      </w:r>
      <w:bookmarkEnd w:id="240"/>
    </w:p>
    <w:p w14:paraId="3385444E" w14:textId="7260DB63" w:rsidR="00F129B5" w:rsidRDefault="00F129B5" w:rsidP="004B79ED">
      <w:pPr>
        <w:keepNext/>
        <w:keepLines/>
      </w:pPr>
      <w:r>
        <w:t xml:space="preserve">Digital signatures improve upon the MAC method of securing MQTT messages by ensuring non-repudiations of the </w:t>
      </w:r>
      <w:r w:rsidRPr="004B79ED">
        <w:t xml:space="preserve">message sent. </w:t>
      </w:r>
      <w:r w:rsidR="004B79ED">
        <w:t xml:space="preserve">Non-repudiation is when a messages authorship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fraudulent image could be sent by a malicious party that simulates an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241" w:name="_Toc17899695"/>
      <w:r>
        <w:t>2.7.4 Comparative Analysis</w:t>
      </w:r>
      <w:bookmarkEnd w:id="241"/>
    </w:p>
    <w:p w14:paraId="233E6BC4" w14:textId="77777777" w:rsidR="00F129B5" w:rsidRPr="00633591" w:rsidRDefault="00F129B5" w:rsidP="00F129B5">
      <w:pPr>
        <w:keepNext/>
        <w:keepLines/>
      </w:pPr>
      <w:r>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242" w:name="_Toc17899696"/>
      <w:r>
        <w:t>2.8 Facial Recognition</w:t>
      </w:r>
      <w:bookmarkEnd w:id="242"/>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proofErr w:type="spellStart"/>
      <w:r w:rsidR="008352F4">
        <w:t>RPi</w:t>
      </w:r>
      <w:r>
        <w:t>’s</w:t>
      </w:r>
      <w:proofErr w:type="spellEnd"/>
      <w:r>
        <w:t xml:space="preserve">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243" w:name="_Toc17899697"/>
      <w:r>
        <w:t xml:space="preserve">2.8.1 </w:t>
      </w:r>
      <w:proofErr w:type="spellStart"/>
      <w:r>
        <w:t>Haar</w:t>
      </w:r>
      <w:proofErr w:type="spellEnd"/>
      <w:r>
        <w:t xml:space="preserve"> Cascade</w:t>
      </w:r>
      <w:bookmarkEnd w:id="243"/>
    </w:p>
    <w:p w14:paraId="47E080C6" w14:textId="5F3CB0CE"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w:t>
      </w:r>
      <w:proofErr w:type="spellStart"/>
      <w:r>
        <w:t>Haar</w:t>
      </w:r>
      <w:proofErr w:type="spellEnd"/>
      <w:r>
        <w:t>-Features’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5F076D" w:rsidP="00577B12">
      <w:pPr>
        <w:keepNext/>
        <w:jc w:val="center"/>
      </w:pPr>
      <w:r>
        <w:rPr>
          <w:noProof/>
        </w:rPr>
        <w:lastRenderedPageBreak/>
        <w:pict w14:anchorId="3AA2A8E6">
          <v:shape id="_x0000_i1036" type="#_x0000_t75" alt="Haar Cascades" style="width:346pt;height:275.35pt;mso-width-percent:0;mso-height-percent:0;mso-width-percent:0;mso-height-percent:0">
            <v:imagedata r:id="rId26" o:title="Haar Cascades"/>
          </v:shape>
        </w:pict>
      </w:r>
    </w:p>
    <w:p w14:paraId="5DCF916F" w14:textId="319F3A4E" w:rsidR="004B79ED" w:rsidRDefault="00577B12" w:rsidP="004B79ED">
      <w:pPr>
        <w:pStyle w:val="Caption"/>
        <w:jc w:val="center"/>
      </w:pPr>
      <w:bookmarkStart w:id="244" w:name="_Toc14464772"/>
      <w:bookmarkStart w:id="245" w:name="_Toc15564701"/>
      <w:bookmarkStart w:id="246" w:name="_Toc16606005"/>
      <w:bookmarkStart w:id="247" w:name="_Toc17228306"/>
      <w:bookmarkStart w:id="248" w:name="_Toc17394533"/>
      <w:bookmarkStart w:id="249" w:name="_Toc17899634"/>
      <w:bookmarkStart w:id="250" w:name="_Toc17899770"/>
      <w:r>
        <w:t xml:space="preserve">Figure </w:t>
      </w:r>
      <w:fldSimple w:instr=" SEQ Figure \* ARABIC ">
        <w:r w:rsidR="000A6166">
          <w:rPr>
            <w:noProof/>
          </w:rPr>
          <w:t>15</w:t>
        </w:r>
      </w:fldSimple>
      <w:r w:rsidR="009224C0">
        <w:t>: M</w:t>
      </w:r>
      <w:r>
        <w:t xml:space="preserve">ost commonly detect features in the </w:t>
      </w:r>
      <w:proofErr w:type="spellStart"/>
      <w:r>
        <w:t>Haar</w:t>
      </w:r>
      <w:proofErr w:type="spellEnd"/>
      <w:r>
        <w:t xml:space="preserve"> Cascade algorithm</w:t>
      </w:r>
      <w:bookmarkEnd w:id="244"/>
      <w:bookmarkEnd w:id="245"/>
      <w:bookmarkEnd w:id="246"/>
      <w:bookmarkEnd w:id="247"/>
      <w:bookmarkEnd w:id="248"/>
      <w:bookmarkEnd w:id="249"/>
      <w:bookmarkEnd w:id="250"/>
    </w:p>
    <w:p w14:paraId="3A575552" w14:textId="77777777" w:rsidR="004B79ED" w:rsidRDefault="004B79ED" w:rsidP="004B79ED">
      <w:pPr>
        <w:pStyle w:val="Caption"/>
        <w:jc w:val="center"/>
      </w:pPr>
    </w:p>
    <w:p w14:paraId="51C09CE5" w14:textId="77777777" w:rsidR="004B79ED" w:rsidRDefault="00842BA7" w:rsidP="004B79ED">
      <w:r>
        <w:t xml:space="preserve">To remedy this, </w:t>
      </w:r>
      <w:proofErr w:type="spellStart"/>
      <w:r>
        <w:t>Adaboost</w:t>
      </w:r>
      <w:proofErr w:type="spellEnd"/>
      <w:r>
        <w:t xml:space="preserve">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51" w:name="_Toc17899698"/>
      <w:r>
        <w:t>2.8.2 Histogram of Oriented Gradients</w:t>
      </w:r>
      <w:bookmarkEnd w:id="251"/>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p>
    <w:p w14:paraId="298A7012" w14:textId="77777777" w:rsidR="004B79ED" w:rsidRDefault="004B79ED" w:rsidP="004B79ED"/>
    <w:p w14:paraId="6683BCF2" w14:textId="155CF0B1" w:rsidR="004B79ED" w:rsidRDefault="00842BA7" w:rsidP="004B79ED">
      <w:r>
        <w:t>There are two components of the gradient – horizontal and vertical which can be calculated using Equations 1 and 2:</w:t>
      </w:r>
    </w:p>
    <w:p w14:paraId="735FC2E7" w14:textId="77777777" w:rsidR="004B79ED" w:rsidRDefault="004B79ED" w:rsidP="004B79ED"/>
    <w:p w14:paraId="2F190D15" w14:textId="0292CBBA" w:rsidR="004B79ED" w:rsidRPr="00D778AE" w:rsidRDefault="00842BA7" w:rsidP="004B79ED">
      <w:pPr>
        <w:jc w:val="center"/>
        <w:rPr>
          <w:i/>
        </w:rPr>
      </w:pPr>
      <w:r w:rsidRPr="00D778AE">
        <w:rPr>
          <w:rFonts w:cs="Times New Roman"/>
          <w:i/>
          <w:szCs w:val="24"/>
        </w:rPr>
        <w:t xml:space="preserve">Magnitude of gradients = </w:t>
      </w:r>
      <m:oMath>
        <m:rad>
          <m:radPr>
            <m:degHide m:val="1"/>
            <m:ctrlPr>
              <w:rPr>
                <w:rFonts w:ascii="Cambria Math" w:hAnsi="Cambria Math" w:cs="Times New Roman"/>
                <w:i/>
                <w:szCs w:val="24"/>
              </w:rPr>
            </m:ctrlPr>
          </m:radPr>
          <m:deg/>
          <m:e>
            <m:r>
              <w:rPr>
                <w:rFonts w:ascii="Cambria Math" w:hAnsi="Cambria Math" w:cs="Times New Roman"/>
                <w:szCs w:val="24"/>
              </w:rPr>
              <m:t>gx²+ gy²</m:t>
            </m:r>
          </m:e>
        </m:rad>
      </m:oMath>
      <w:r w:rsidRPr="00D778AE">
        <w:rPr>
          <w:rFonts w:cs="Times New Roman"/>
          <w:i/>
          <w:szCs w:val="24"/>
        </w:rPr>
        <w:t xml:space="preserve"> (1)</w:t>
      </w:r>
    </w:p>
    <w:p w14:paraId="25063971" w14:textId="77777777" w:rsidR="004B79ED" w:rsidRPr="00D778AE" w:rsidRDefault="004B79ED" w:rsidP="004B79ED">
      <w:pPr>
        <w:jc w:val="center"/>
        <w:rPr>
          <w:i/>
        </w:rPr>
      </w:pPr>
    </w:p>
    <w:p w14:paraId="3FB942B8" w14:textId="47185E57" w:rsidR="00577B12" w:rsidRPr="00D778AE" w:rsidRDefault="00842BA7" w:rsidP="00290D6E">
      <w:pPr>
        <w:jc w:val="center"/>
        <w:rPr>
          <w:i/>
        </w:rPr>
      </w:pPr>
      <w:r w:rsidRPr="00D778AE">
        <w:rPr>
          <w:i/>
          <w:szCs w:val="24"/>
        </w:rPr>
        <w:t xml:space="preserve">Direction of gradients = </w:t>
      </w:r>
      <m:oMath>
        <m:d>
          <m:dPr>
            <m:ctrlPr>
              <w:rPr>
                <w:rFonts w:ascii="Cambria Math" w:hAnsi="Cambria Math"/>
                <w:i/>
                <w:sz w:val="25"/>
                <w:szCs w:val="25"/>
              </w:rPr>
            </m:ctrlPr>
          </m:dPr>
          <m:e>
            <m: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sidRPr="00D778AE">
        <w:rPr>
          <w:i/>
          <w:sz w:val="25"/>
          <w:szCs w:val="25"/>
        </w:rPr>
        <w:t xml:space="preserve">  (2)</w:t>
      </w:r>
    </w:p>
    <w:p w14:paraId="4141664F" w14:textId="612CD17E" w:rsidR="00577B12" w:rsidRDefault="00577B12" w:rsidP="00577B12">
      <w:pPr>
        <w:keepNext/>
        <w:keepLines/>
        <w:tabs>
          <w:tab w:val="left" w:pos="900"/>
        </w:tabs>
      </w:pPr>
      <w:r w:rsidRPr="00990CCD">
        <w:lastRenderedPageBreak/>
        <w:t xml:space="preserve">In their paper </w:t>
      </w:r>
      <w:r w:rsidRPr="00990CCD">
        <w:rPr>
          <w:rFonts w:eastAsiaTheme="majorEastAsia"/>
        </w:rPr>
        <w:t xml:space="preserve">(Noman, Yousaf and </w:t>
      </w:r>
      <w:proofErr w:type="spellStart"/>
      <w:r w:rsidRPr="00990CCD">
        <w:rPr>
          <w:rFonts w:eastAsiaTheme="majorEastAsia"/>
        </w:rPr>
        <w:t>Velastin</w:t>
      </w:r>
      <w:proofErr w:type="spellEnd"/>
      <w:r w:rsidRPr="00990CCD">
        <w:rPr>
          <w:rFonts w:eastAsiaTheme="majorEastAsia"/>
        </w:rPr>
        <w:t>, 2016)</w:t>
      </w:r>
      <w:r w:rsidRPr="00990CCD">
        <w:t xml:space="preserve">, it is demonstrated that human detection in real time is possible using a simple </w:t>
      </w:r>
      <w:proofErr w:type="spellStart"/>
      <w:r w:rsidR="008352F4">
        <w:t>RPi</w:t>
      </w:r>
      <w:proofErr w:type="spellEnd"/>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w:t>
      </w:r>
      <w:proofErr w:type="spellStart"/>
      <w:r w:rsidR="00860CBF">
        <w:t>R</w:t>
      </w:r>
      <w:r>
        <w:t>Pi</w:t>
      </w:r>
      <w:proofErr w:type="spellEnd"/>
      <w:r>
        <w:t xml:space="preserve">. It should be highlighted that the </w:t>
      </w:r>
      <w:r w:rsidR="008352F4">
        <w:t>Pi</w:t>
      </w:r>
      <w:r>
        <w:t xml:space="preserve"> model used in the experiment was </w:t>
      </w:r>
      <w:r w:rsidRPr="001F0C69">
        <w:t xml:space="preserve">the model 1b, the original Pi model. This suggests that the aforementioned load reducing techniques may not be necessary on future versions of the </w:t>
      </w:r>
      <w:proofErr w:type="spellStart"/>
      <w:r w:rsidR="00860CBF" w:rsidRPr="001F0C69">
        <w:t>R</w:t>
      </w:r>
      <w:r w:rsidR="008352F4" w:rsidRPr="001F0C69">
        <w:t>Pi</w:t>
      </w:r>
      <w:proofErr w:type="spellEnd"/>
      <w:r w:rsidRPr="001F0C69">
        <w:t xml:space="preserve">, as the one proposed in this </w:t>
      </w:r>
      <w:r w:rsidR="00842BA7" w:rsidRPr="001F0C69">
        <w:t>thesis</w:t>
      </w:r>
      <w:r w:rsidRPr="001F0C69">
        <w:t>.</w:t>
      </w:r>
      <w:r w:rsidR="00860CBF" w:rsidRPr="001F0C69">
        <w:t xml:space="preserve"> Additionally, the </w:t>
      </w:r>
      <w:proofErr w:type="spellStart"/>
      <w:r w:rsidR="00860CBF" w:rsidRPr="001F0C69">
        <w:t>Haar</w:t>
      </w:r>
      <w:proofErr w:type="spellEnd"/>
      <w:r w:rsidR="00860CBF" w:rsidRPr="001F0C69">
        <w:t xml:space="preserve"> Cascades algorithm</w:t>
      </w:r>
      <w:r w:rsidR="001F0C69" w:rsidRPr="001F0C69">
        <w:t xml:space="preserve"> and </w:t>
      </w:r>
      <w:proofErr w:type="spellStart"/>
      <w:r w:rsidR="001F0C69" w:rsidRPr="001F0C69">
        <w:t>Adaboost</w:t>
      </w:r>
      <w:proofErr w:type="spellEnd"/>
      <w:r w:rsidR="001F0C69" w:rsidRPr="001F0C69">
        <w:t xml:space="preserve"> classifier</w:t>
      </w:r>
      <w:r w:rsidR="00860CBF" w:rsidRPr="001F0C69">
        <w:t xml:space="preserve"> was used wi</w:t>
      </w:r>
      <w:r w:rsidR="001F0C69" w:rsidRPr="001F0C69">
        <w:t xml:space="preserve">th a Raspberry Pi 2 model in real time emotion </w:t>
      </w:r>
      <w:r w:rsidR="001F0C69" w:rsidRPr="007A4171">
        <w:t xml:space="preserve">detection, boasting an average accuracy of 94% (Suchitra, </w:t>
      </w:r>
      <w:proofErr w:type="spellStart"/>
      <w:r w:rsidR="001F0C69" w:rsidRPr="007A4171">
        <w:t>Suja</w:t>
      </w:r>
      <w:proofErr w:type="spellEnd"/>
      <w:r w:rsidR="001F0C69" w:rsidRPr="007A4171">
        <w:t xml:space="preserve"> P. and Tripathi, 2016). Though impressive, there is no guarantee this has direct carry over to facial recognition</w:t>
      </w:r>
      <w:r w:rsidR="007A4171" w:rsidRPr="007A4171">
        <w:t xml:space="preserve">. In their 2018 paper (Nagpal et al., 2018), the </w:t>
      </w:r>
      <w:proofErr w:type="spellStart"/>
      <w:r w:rsidR="007A4171" w:rsidRPr="007A4171">
        <w:t>RPi</w:t>
      </w:r>
      <w:proofErr w:type="spellEnd"/>
      <w:r w:rsidR="007A4171" w:rsidRPr="007A4171">
        <w:t xml:space="preserve"> Zero, the lightweight version of the </w:t>
      </w:r>
      <w:proofErr w:type="spellStart"/>
      <w:r w:rsidR="007A4171" w:rsidRPr="007A4171">
        <w:t>RPi</w:t>
      </w:r>
      <w:proofErr w:type="spellEnd"/>
      <w:r w:rsidR="007A4171" w:rsidRPr="007A4171">
        <w:t xml:space="preserve">, was used in conjunction with the </w:t>
      </w:r>
      <w:proofErr w:type="spellStart"/>
      <w:r w:rsidR="007A4171" w:rsidRPr="007A4171">
        <w:t>Haar</w:t>
      </w:r>
      <w:proofErr w:type="spellEnd"/>
      <w:r w:rsidR="007A4171" w:rsidRPr="007A4171">
        <w:t>-Cascades algorithm for facial recognition. The results concluded a modest 60% accuracy</w:t>
      </w:r>
      <w:r w:rsidR="007A4171">
        <w:t xml:space="preserve"> with the classifier, with up to 75% accuracy in ideal conditions. The literature on </w:t>
      </w:r>
      <w:proofErr w:type="spellStart"/>
      <w:r w:rsidR="007A4171">
        <w:t>RPi</w:t>
      </w:r>
      <w:proofErr w:type="spellEnd"/>
      <w:r w:rsidR="007A4171">
        <w:t xml:space="preserve"> facial recognition shows no clear consensus on the most accurate and efficient algorithm for the </w:t>
      </w:r>
      <w:proofErr w:type="spellStart"/>
      <w:r w:rsidR="007A4171">
        <w:t>RPi</w:t>
      </w:r>
      <w:proofErr w:type="spellEnd"/>
      <w:r w:rsidR="007A4171">
        <w:t xml:space="preserve">. Further analysis must be carried out to determine the highest performing algorithm with the </w:t>
      </w:r>
      <w:proofErr w:type="spellStart"/>
      <w:r w:rsidR="007A4171">
        <w:t>RPi</w:t>
      </w:r>
      <w:proofErr w:type="spellEnd"/>
      <w:r w:rsidR="007A4171">
        <w:t xml:space="preserve">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52" w:name="_Toc17899699"/>
      <w:bookmarkEnd w:id="236"/>
      <w:bookmarkEnd w:id="237"/>
      <w:r>
        <w:lastRenderedPageBreak/>
        <w:t>2.9</w:t>
      </w:r>
      <w:r w:rsidR="008D0B12">
        <w:t xml:space="preserve"> Security Guidelines for Internet of Things</w:t>
      </w:r>
      <w:bookmarkStart w:id="253" w:name="_Toc11959295"/>
      <w:bookmarkEnd w:id="252"/>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6E15C8" w:rsidRDefault="008D0B12" w:rsidP="00D31DAE">
            <w:pPr>
              <w:jc w:val="center"/>
              <w:rPr>
                <w:rFonts w:asciiTheme="majorHAnsi" w:hAnsiTheme="majorHAnsi" w:cstheme="majorHAnsi"/>
                <w:sz w:val="20"/>
                <w:szCs w:val="24"/>
              </w:rPr>
            </w:pPr>
            <w:r w:rsidRPr="006E15C8">
              <w:rPr>
                <w:rFonts w:asciiTheme="majorHAnsi" w:hAnsiTheme="majorHAnsi" w:cstheme="majorHAnsi"/>
                <w:sz w:val="20"/>
                <w:szCs w:val="24"/>
              </w:rPr>
              <w:t>Req. No</w:t>
            </w:r>
          </w:p>
        </w:tc>
        <w:tc>
          <w:tcPr>
            <w:tcW w:w="6804" w:type="dxa"/>
          </w:tcPr>
          <w:p w14:paraId="176F23E7"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Requirement</w:t>
            </w:r>
          </w:p>
        </w:tc>
        <w:tc>
          <w:tcPr>
            <w:tcW w:w="1275" w:type="dxa"/>
          </w:tcPr>
          <w:p w14:paraId="1DC1107D"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Devices communicates over </w:t>
            </w:r>
            <w:proofErr w:type="gramStart"/>
            <w:r w:rsidRPr="007E1882">
              <w:rPr>
                <w:rFonts w:asciiTheme="majorHAnsi" w:hAnsiTheme="majorHAnsi" w:cstheme="majorHAnsi"/>
                <w:sz w:val="18"/>
                <w:szCs w:val="18"/>
              </w:rPr>
              <w:t>TCP,</w:t>
            </w:r>
            <w:proofErr w:type="gramEnd"/>
            <w:r w:rsidRPr="007E1882">
              <w:rPr>
                <w:rFonts w:asciiTheme="majorHAnsi" w:hAnsiTheme="majorHAnsi" w:cstheme="majorHAnsi"/>
                <w:sz w:val="18"/>
                <w:szCs w:val="18"/>
              </w:rPr>
              <w:t xml:space="preserve">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does not allow new passwords containing the </w:t>
            </w:r>
            <w:proofErr w:type="gramStart"/>
            <w:r w:rsidRPr="007E1882">
              <w:rPr>
                <w:rFonts w:asciiTheme="majorHAnsi" w:hAnsiTheme="majorHAnsi" w:cstheme="majorHAnsi"/>
                <w:sz w:val="18"/>
                <w:szCs w:val="18"/>
              </w:rPr>
              <w:t>users</w:t>
            </w:r>
            <w:proofErr w:type="gramEnd"/>
            <w:r w:rsidRPr="007E1882">
              <w:rPr>
                <w:rFonts w:asciiTheme="majorHAnsi" w:hAnsiTheme="majorHAnsi" w:cstheme="majorHAnsi"/>
                <w:sz w:val="18"/>
                <w:szCs w:val="18"/>
              </w:rPr>
              <w:t xml:space="preserve">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Product only allows controlled user account </w:t>
            </w:r>
            <w:proofErr w:type="gramStart"/>
            <w:r w:rsidRPr="007E1882">
              <w:rPr>
                <w:rFonts w:asciiTheme="majorHAnsi" w:hAnsiTheme="majorHAnsi" w:cstheme="majorHAnsi"/>
                <w:sz w:val="18"/>
                <w:szCs w:val="18"/>
              </w:rPr>
              <w:t>access,</w:t>
            </w:r>
            <w:proofErr w:type="gramEnd"/>
            <w:r w:rsidRPr="007E1882">
              <w:rPr>
                <w:rFonts w:asciiTheme="majorHAnsi" w:hAnsiTheme="majorHAnsi" w:cstheme="majorHAnsi"/>
                <w:sz w:val="18"/>
                <w:szCs w:val="18"/>
              </w:rPr>
              <w:t xml:space="preserve">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5C55C210" w:rsidR="008D0B12" w:rsidRDefault="008D0B12" w:rsidP="008D0B12">
      <w:pPr>
        <w:pStyle w:val="Caption"/>
        <w:jc w:val="center"/>
      </w:pPr>
      <w:bookmarkStart w:id="254" w:name="_Toc17899789"/>
      <w:r>
        <w:t xml:space="preserve">Table </w:t>
      </w:r>
      <w:fldSimple w:instr=" SEQ Table \* ARABIC ">
        <w:r w:rsidR="009F3952">
          <w:rPr>
            <w:noProof/>
          </w:rPr>
          <w:t>6</w:t>
        </w:r>
      </w:fldSimple>
      <w:r>
        <w:t>: Relevant IoT best practices in relation to the project</w:t>
      </w:r>
      <w:bookmarkEnd w:id="254"/>
    </w:p>
    <w:bookmarkEnd w:id="253"/>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55" w:name="_Toc11959306"/>
      <w:r>
        <w:br w:type="page"/>
      </w:r>
    </w:p>
    <w:p w14:paraId="7E3387EA" w14:textId="0A01ED01" w:rsidR="00FB1EBF" w:rsidRDefault="00FE49A4" w:rsidP="00E317C0">
      <w:pPr>
        <w:pStyle w:val="Heading1"/>
      </w:pPr>
      <w:bookmarkStart w:id="256" w:name="_Toc17899700"/>
      <w:r>
        <w:lastRenderedPageBreak/>
        <w:t>3.0 Technology Review</w:t>
      </w:r>
      <w:bookmarkEnd w:id="255"/>
      <w:bookmarkEnd w:id="256"/>
    </w:p>
    <w:p w14:paraId="19F21A0A" w14:textId="77777777" w:rsidR="00A87CA6" w:rsidRDefault="00A87CA6" w:rsidP="00A87CA6"/>
    <w:p w14:paraId="64E56ECF" w14:textId="715A8F82" w:rsidR="00B7779F" w:rsidRDefault="00B7779F" w:rsidP="00B7779F">
      <w:r>
        <w:t>This section details the various technologies proposed to carry out the development and verification of the proposed system. This includes hardware selection, programming lan</w:t>
      </w:r>
      <w:r w:rsidR="009811CC">
        <w:t>guage choices, operating system (OS) selection</w:t>
      </w:r>
      <w:r>
        <w:t>, various tools for security, software libraries and frameworks.</w:t>
      </w:r>
    </w:p>
    <w:p w14:paraId="10165230" w14:textId="77777777" w:rsidR="00312990" w:rsidRDefault="00312990" w:rsidP="00A87CA6"/>
    <w:p w14:paraId="435BB6B5" w14:textId="4B79197B" w:rsidR="000F22E0" w:rsidRDefault="00EA7F5A" w:rsidP="00EA7F5A">
      <w:pPr>
        <w:pStyle w:val="Heading2"/>
      </w:pPr>
      <w:bookmarkStart w:id="257" w:name="_Toc17899701"/>
      <w:r>
        <w:t>3.1</w:t>
      </w:r>
      <w:r w:rsidR="00492A64">
        <w:t xml:space="preserve"> </w:t>
      </w:r>
      <w:r w:rsidR="007E5482">
        <w:t>Hardware Selection</w:t>
      </w:r>
      <w:bookmarkEnd w:id="257"/>
    </w:p>
    <w:p w14:paraId="307D0B3B" w14:textId="77777777" w:rsidR="00EA7F5A" w:rsidRDefault="00EA7F5A" w:rsidP="00EA7F5A"/>
    <w:p w14:paraId="417D0B42" w14:textId="3DD41803" w:rsidR="000F22E0" w:rsidRDefault="007A4171" w:rsidP="00A87CA6">
      <w:r>
        <w:t>The Raspberry Pi M</w:t>
      </w:r>
      <w:r w:rsidR="008C355B">
        <w:t xml:space="preserve">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proofErr w:type="spellStart"/>
      <w:r w:rsidR="00855382">
        <w:t>R</w:t>
      </w:r>
      <w:r w:rsidR="008352F4">
        <w:t>Pi</w:t>
      </w:r>
      <w:proofErr w:type="spellEnd"/>
      <w:r w:rsidR="00C179E1">
        <w:t xml:space="preserve"> in a recent paper, demonstrating the boards capabilities.</w:t>
      </w:r>
      <w:r w:rsidR="000F22E0">
        <w:t xml:space="preserve"> </w:t>
      </w:r>
      <w:r w:rsidR="000F22E0">
        <w:rPr>
          <w:rStyle w:val="selectable"/>
          <w:color w:val="000000"/>
        </w:rPr>
        <w:t xml:space="preserve">(Abdalla and </w:t>
      </w:r>
      <w:proofErr w:type="spellStart"/>
      <w:r w:rsidR="000F22E0">
        <w:rPr>
          <w:rStyle w:val="selectable"/>
          <w:color w:val="000000"/>
        </w:rPr>
        <w:t>Veeramanikandasamy</w:t>
      </w:r>
      <w:proofErr w:type="spellEnd"/>
      <w:r w:rsidR="000F22E0">
        <w:rPr>
          <w:rStyle w:val="selectable"/>
          <w:color w:val="000000"/>
        </w:rPr>
        <w:t xml:space="preserve">, 2017). </w:t>
      </w:r>
    </w:p>
    <w:p w14:paraId="15E54D50" w14:textId="77777777" w:rsidR="0051073F" w:rsidRDefault="0051073F" w:rsidP="0051073F"/>
    <w:p w14:paraId="18D3BC59" w14:textId="28A90551" w:rsidR="00312990" w:rsidRDefault="00312990" w:rsidP="00312990">
      <w:pPr>
        <w:pStyle w:val="Heading2"/>
      </w:pPr>
      <w:bookmarkStart w:id="258" w:name="_Toc17899702"/>
      <w:r>
        <w:t>3.2 Operating System</w:t>
      </w:r>
      <w:r w:rsidR="00614919">
        <w:t xml:space="preserve"> Selection</w:t>
      </w:r>
      <w:bookmarkEnd w:id="258"/>
    </w:p>
    <w:p w14:paraId="0DED6459" w14:textId="1EB5C5B1" w:rsidR="00312990" w:rsidRDefault="00312990" w:rsidP="00312990"/>
    <w:p w14:paraId="5FD0019F" w14:textId="1E889E08" w:rsidR="00DF1606" w:rsidRDefault="00DF1606" w:rsidP="00DF1606">
      <w:r>
        <w:t>While there are multiple OS systems available for the Raspberry Pi, Raspbian is currently the recommended, having been designed specifically for the Raspberry Pi (Raspbian.org, 2019). Similarly, when it comes to cyber security, the standard operating system used in cyber security and digital forensics is Kali Linux, derived from the Linux distribution Debian.</w:t>
      </w:r>
    </w:p>
    <w:p w14:paraId="06C96A7E" w14:textId="77777777" w:rsidR="00DF1606" w:rsidRDefault="00DF1606" w:rsidP="00DF1606"/>
    <w:p w14:paraId="672F5EC8" w14:textId="731881D5" w:rsidR="00614919" w:rsidRDefault="00614919" w:rsidP="00614919">
      <w:pPr>
        <w:pStyle w:val="Heading3"/>
      </w:pPr>
      <w:bookmarkStart w:id="259" w:name="_Toc17899703"/>
      <w:r>
        <w:t>3.2.1 Raspberry Pi Operating System</w:t>
      </w:r>
      <w:bookmarkEnd w:id="259"/>
    </w:p>
    <w:p w14:paraId="68E686EA" w14:textId="77777777" w:rsidR="00061256" w:rsidRDefault="00016090" w:rsidP="00061256">
      <w:r>
        <w:t xml:space="preserve">Raspbian is an operating system based on the Linux </w:t>
      </w:r>
      <w:r w:rsidRPr="0035115D">
        <w:t>distribution Debian</w:t>
      </w:r>
      <w:r>
        <w:t xml:space="preserve">, meaning it has all the features of a standard Linux operating system while being lightweight and designed for the </w:t>
      </w:r>
      <w:proofErr w:type="spellStart"/>
      <w:r>
        <w:t>RPi</w:t>
      </w:r>
      <w:proofErr w:type="spellEnd"/>
      <w:r w:rsidRPr="0035115D">
        <w:t xml:space="preserve">. </w:t>
      </w:r>
    </w:p>
    <w:p w14:paraId="4883DDC6" w14:textId="77777777" w:rsidR="00061256" w:rsidRDefault="00061256" w:rsidP="00061256"/>
    <w:p w14:paraId="1B76D8BB" w14:textId="79A10D30" w:rsidR="00061256" w:rsidRDefault="00614919" w:rsidP="00061256">
      <w:pPr>
        <w:pStyle w:val="Heading3"/>
      </w:pPr>
      <w:bookmarkStart w:id="260" w:name="_Toc17899704"/>
      <w:r>
        <w:t>3.2.2 Cyber Security Operating System</w:t>
      </w:r>
      <w:bookmarkEnd w:id="260"/>
    </w:p>
    <w:p w14:paraId="1A85EBB9" w14:textId="77777777" w:rsidR="00061256" w:rsidRDefault="008E31BE" w:rsidP="00061256">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DoS attacks, resulting in all three being successful against a small IoT device using Kali Linux on a separate client. This client was connected to the same network as the IoT device.</w:t>
      </w:r>
    </w:p>
    <w:p w14:paraId="418139F7" w14:textId="77777777" w:rsidR="00061256" w:rsidRDefault="00061256" w:rsidP="00061256"/>
    <w:p w14:paraId="3D7F7AED" w14:textId="7219841B" w:rsidR="00061256" w:rsidRDefault="00312990" w:rsidP="00061256">
      <w:pPr>
        <w:pStyle w:val="Heading2"/>
      </w:pPr>
      <w:bookmarkStart w:id="261" w:name="_Toc17899705"/>
      <w:r>
        <w:t>3.3</w:t>
      </w:r>
      <w:r w:rsidR="00EA7F5A">
        <w:t xml:space="preserve"> Programming Language Selection</w:t>
      </w:r>
      <w:bookmarkEnd w:id="261"/>
    </w:p>
    <w:p w14:paraId="1FF07038" w14:textId="77777777" w:rsidR="00061256" w:rsidRDefault="00061256" w:rsidP="00061256"/>
    <w:p w14:paraId="259140FD" w14:textId="466B5D8B" w:rsidR="00DF1606" w:rsidRDefault="00DF1606" w:rsidP="00061256">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5E2786EF" w:rsidR="00016090" w:rsidRDefault="00016090" w:rsidP="00016090">
      <w:pPr>
        <w:keepNext/>
        <w:keepLines/>
      </w:pPr>
      <w:r>
        <w:t xml:space="preserve">Python is a programming language which offers </w:t>
      </w:r>
      <w:r w:rsidRPr="000F2BBF">
        <w:t xml:space="preserve">tremendous support in terms of Computer Vision, granting access to libraries OpenCV and </w:t>
      </w:r>
      <w:proofErr w:type="spellStart"/>
      <w:r w:rsidRPr="000F2BBF">
        <w:t>Dlib</w:t>
      </w:r>
      <w:proofErr w:type="spellEnd"/>
      <w:r w:rsidR="000F2BBF" w:rsidRPr="000F2BBF">
        <w:t xml:space="preserve"> (Dlib.net, 2019)</w:t>
      </w:r>
      <w:r w:rsidRPr="000F2BBF">
        <w:t>. The only alternative languages that support these packages are C and C++. Due</w:t>
      </w:r>
      <w:r>
        <w:t xml:space="preserv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38BF477F"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proofErr w:type="spellStart"/>
      <w:r w:rsidR="00B35211">
        <w:t>R</w:t>
      </w:r>
      <w:r w:rsidR="008352F4">
        <w:t>Pi</w:t>
      </w:r>
      <w:proofErr w:type="spellEnd"/>
      <w:r>
        <w:t xml:space="preserve">. Xamarin is based on Visual Studio and the programming language C# </w:t>
      </w:r>
      <w:r w:rsidRPr="001D3E63">
        <w:t>and works on a Model-View-</w:t>
      </w:r>
      <w:proofErr w:type="spellStart"/>
      <w:r w:rsidRPr="001D3E63">
        <w:t>ViewModel</w:t>
      </w:r>
      <w:proofErr w:type="spellEnd"/>
      <w:r w:rsidRPr="001D3E63">
        <w:t xml:space="preserve"> architecture which allows for clean separation of application logic from its user interface. A recent comparative study </w:t>
      </w:r>
      <w:r w:rsidR="001D3E63" w:rsidRPr="001D3E63">
        <w:t>showed this specific feature was the biggest advantage over other hybrid and native application approaches (Vishal and Kushwaha,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06507C72" w:rsidR="00873726" w:rsidRDefault="00FA4A9C" w:rsidP="00873726">
      <w:pPr>
        <w:pStyle w:val="Heading2"/>
      </w:pPr>
      <w:bookmarkStart w:id="262" w:name="_Toc17899706"/>
      <w:r>
        <w:t>3.4</w:t>
      </w:r>
      <w:r w:rsidR="00CB42D0">
        <w:t xml:space="preserve"> </w:t>
      </w:r>
      <w:r w:rsidR="00873726">
        <w:t>Library Selection</w:t>
      </w:r>
      <w:bookmarkEnd w:id="262"/>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be used in both the </w:t>
      </w:r>
      <w:proofErr w:type="spellStart"/>
      <w:r w:rsidR="00807F69">
        <w:t>R</w:t>
      </w:r>
      <w:r w:rsidR="008352F4">
        <w:t>Pi</w:t>
      </w:r>
      <w:proofErr w:type="spellEnd"/>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27B43A8D" w:rsidR="00412694" w:rsidRDefault="00412694" w:rsidP="00412694">
      <w:pPr>
        <w:pStyle w:val="Heading3"/>
      </w:pPr>
      <w:bookmarkStart w:id="263" w:name="_Toc17899707"/>
      <w:r>
        <w:t>3.4.1 Python Library Selection</w:t>
      </w:r>
      <w:bookmarkEnd w:id="263"/>
    </w:p>
    <w:p w14:paraId="3DC195A3" w14:textId="77777777" w:rsidR="00412694" w:rsidRPr="00412694" w:rsidRDefault="00412694" w:rsidP="00412694"/>
    <w:p w14:paraId="4696716B" w14:textId="77777777" w:rsidR="00873726" w:rsidRDefault="00873726" w:rsidP="00873726">
      <w:r w:rsidRPr="00941F98">
        <w:rPr>
          <w:b/>
        </w:rPr>
        <w:t>OpenCV</w:t>
      </w:r>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paper showed success in detecting eye fatigue in drivers using OpenCV (Manoharan and Chandrakala, 2015).</w:t>
      </w:r>
      <w:r>
        <w:t xml:space="preserve"> </w:t>
      </w:r>
    </w:p>
    <w:p w14:paraId="148A0298" w14:textId="77777777" w:rsidR="00CB42D0" w:rsidRDefault="00CB42D0" w:rsidP="00873726"/>
    <w:p w14:paraId="30DCF9E6" w14:textId="3C3DBF37" w:rsidR="000D3E24" w:rsidRDefault="000D3E24" w:rsidP="000D3E24">
      <w:proofErr w:type="spellStart"/>
      <w:r w:rsidRPr="00941F98">
        <w:rPr>
          <w:b/>
        </w:rPr>
        <w:t>Dlib</w:t>
      </w:r>
      <w:proofErr w:type="spellEnd"/>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OpenCV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w:t>
      </w:r>
      <w:proofErr w:type="spellStart"/>
      <w:r w:rsidR="002238A7">
        <w:t>GeeksforGeeks</w:t>
      </w:r>
      <w:proofErr w:type="spellEnd"/>
      <w:r w:rsidR="002238A7">
        <w:t>,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proofErr w:type="spellStart"/>
      <w:r w:rsidRPr="00941F98">
        <w:rPr>
          <w:b/>
        </w:rPr>
        <w:lastRenderedPageBreak/>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238BCCC8" w:rsid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w:t>
      </w:r>
      <w:proofErr w:type="spellStart"/>
      <w:r>
        <w:t>Mosquitto</w:t>
      </w:r>
      <w:proofErr w:type="spellEnd"/>
      <w:r>
        <w:t xml:space="preserve"> broker which can then be received using the M2MQTT client on the smart phone devices.</w:t>
      </w:r>
    </w:p>
    <w:p w14:paraId="453BCE80" w14:textId="77027D0B" w:rsidR="00051C10" w:rsidRDefault="00051C10" w:rsidP="00873726"/>
    <w:p w14:paraId="358409BB" w14:textId="678AD90D" w:rsidR="00051C10" w:rsidRPr="00051C10" w:rsidRDefault="00051C10" w:rsidP="00873726">
      <w:proofErr w:type="spellStart"/>
      <w:r w:rsidRPr="00051C10">
        <w:rPr>
          <w:b/>
        </w:rPr>
        <w:t>Psutil</w:t>
      </w:r>
      <w:proofErr w:type="spellEnd"/>
      <w:r>
        <w:rPr>
          <w:b/>
        </w:rPr>
        <w:t xml:space="preserve"> </w:t>
      </w:r>
      <w:r>
        <w:t>is a Python library used to get the systems stats during the execution of a Python script. It can record variables such as CPU usage and memory consumption which can be used to analyse the performance of a script for further evaluation.</w:t>
      </w:r>
    </w:p>
    <w:p w14:paraId="5BB0C156" w14:textId="77777777" w:rsidR="00941F98" w:rsidRDefault="00941F98" w:rsidP="00873726"/>
    <w:p w14:paraId="26F5DAFB" w14:textId="01AA15D5" w:rsidR="00941F98" w:rsidRDefault="00941F98" w:rsidP="00941F98">
      <w:pPr>
        <w:pStyle w:val="Heading3"/>
      </w:pPr>
      <w:bookmarkStart w:id="264" w:name="_Toc17899708"/>
      <w:r>
        <w:t>3.4.2 C# Library Selection</w:t>
      </w:r>
      <w:bookmarkEnd w:id="264"/>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advantage of being serverless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Being serverless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are platform specific and therefore not applicable to Xamarin development</w:t>
      </w:r>
      <w:bookmarkStart w:id="265" w:name="_Toc11075217"/>
      <w:bookmarkStart w:id="266"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proofErr w:type="spellStart"/>
      <w:r w:rsidRPr="00B34598">
        <w:rPr>
          <w:rFonts w:eastAsiaTheme="majorEastAsia"/>
          <w:b/>
        </w:rPr>
        <w:t>Xam.Plugins.Notifier</w:t>
      </w:r>
      <w:proofErr w:type="spellEnd"/>
      <w:r>
        <w:rPr>
          <w:rFonts w:eastAsiaTheme="majorEastAsia"/>
          <w:b/>
        </w:rPr>
        <w:t xml:space="preserve"> </w:t>
      </w:r>
      <w:r>
        <w:rPr>
          <w:rFonts w:eastAsiaTheme="majorEastAsia"/>
        </w:rPr>
        <w:t xml:space="preserve">is a small support package for Xamarin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proofErr w:type="spellStart"/>
      <w:r w:rsidRPr="00431B9C">
        <w:rPr>
          <w:rFonts w:eastAsiaTheme="majorEastAsia"/>
          <w:b/>
        </w:rPr>
        <w:t>Plugin.Fingerprint</w:t>
      </w:r>
      <w:proofErr w:type="spellEnd"/>
      <w:r>
        <w:rPr>
          <w:rFonts w:eastAsiaTheme="majorEastAsia"/>
          <w:b/>
        </w:rPr>
        <w:t xml:space="preserve"> </w:t>
      </w:r>
      <w:r>
        <w:rPr>
          <w:rFonts w:eastAsiaTheme="majorEastAsia"/>
        </w:rPr>
        <w:t xml:space="preserve">is a small support library for Xamarin supporting both iOS and Android fingerprint authentication. This package would </w:t>
      </w:r>
      <w:bookmarkStart w:id="267" w:name="_Toc11959309"/>
      <w:r>
        <w:rPr>
          <w:rFonts w:eastAsiaTheme="majorEastAsia"/>
        </w:rPr>
        <w:t xml:space="preserve">be used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proofErr w:type="spellStart"/>
      <w:r w:rsidRPr="00CD19F4">
        <w:rPr>
          <w:rFonts w:eastAsiaTheme="majorEastAsia"/>
          <w:b/>
        </w:rPr>
        <w:t>System.Security.Cryptography</w:t>
      </w:r>
      <w:proofErr w:type="spellEnd"/>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(Docs.microsoft.com, 2019) offering an array of cryptography algorithms including salt and SHA type hashing. This library will be used to create secure password storage on the application.</w:t>
      </w:r>
    </w:p>
    <w:p w14:paraId="6D3B424D" w14:textId="77777777" w:rsidR="00431B9C" w:rsidRDefault="00FA4A9C" w:rsidP="00FA0D05">
      <w:pPr>
        <w:pStyle w:val="Heading2"/>
      </w:pPr>
      <w:bookmarkStart w:id="268" w:name="_Toc17899709"/>
      <w:r>
        <w:lastRenderedPageBreak/>
        <w:t xml:space="preserve">3.5 </w:t>
      </w:r>
      <w:bookmarkEnd w:id="267"/>
      <w:r w:rsidR="00C11BC5">
        <w:t xml:space="preserve">Supporting </w:t>
      </w:r>
      <w:r>
        <w:t>Software Review</w:t>
      </w:r>
      <w:bookmarkEnd w:id="268"/>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 xml:space="preserve">Although the development of a secure </w:t>
      </w:r>
      <w:proofErr w:type="spellStart"/>
      <w:r>
        <w:t>RPi</w:t>
      </w:r>
      <w:proofErr w:type="spellEnd"/>
      <w:r>
        <w:t xml:space="preserve">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w:t>
      </w:r>
      <w:r w:rsidRPr="002A4308">
        <w:rPr>
          <w:rFonts w:eastAsiaTheme="majorEastAsia"/>
          <w:b/>
        </w:rPr>
        <w:t>Community</w:t>
      </w:r>
      <w:r>
        <w:rPr>
          <w:rFonts w:eastAsiaTheme="majorEastAsia"/>
        </w:rPr>
        <w:t xml:space="preserve"> is the latest free version of the IDE released by Microsoft with heavy support for application </w:t>
      </w:r>
      <w:r w:rsidRPr="00B22C08">
        <w:rPr>
          <w:rFonts w:eastAsiaTheme="majorEastAsia"/>
        </w:rPr>
        <w:t xml:space="preserve">development (Xamarin) and the programming language C# </w:t>
      </w:r>
      <w:r w:rsidRPr="00B22C08">
        <w:t>(</w:t>
      </w:r>
      <w:proofErr w:type="spellStart"/>
      <w:r w:rsidRPr="00B22C08">
        <w:t>Bamburic</w:t>
      </w:r>
      <w:proofErr w:type="spellEnd"/>
      <w:r w:rsidRPr="00B22C08">
        <w:t>, 2019)</w:t>
      </w:r>
      <w:r w:rsidRPr="00B22C08">
        <w:rPr>
          <w:rFonts w:eastAsiaTheme="majorEastAsia"/>
        </w:rPr>
        <w:t xml:space="preserve">. The IDE supports both Android and iPhone emulator interaction </w:t>
      </w:r>
      <w:r>
        <w:rPr>
          <w:rFonts w:eastAsiaTheme="majorEastAsia"/>
        </w:rPr>
        <w:t>and having been made by Microsoft, offers the most support for C#.</w:t>
      </w:r>
    </w:p>
    <w:p w14:paraId="4D17CC4C" w14:textId="77777777" w:rsidR="00B22C08" w:rsidRDefault="00B22C08"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The software is also claimed to help protect again DDoS attacks (George, 2019).</w:t>
      </w:r>
    </w:p>
    <w:p w14:paraId="6C79E8EE" w14:textId="77777777" w:rsidR="005E73FB" w:rsidRDefault="005E73FB" w:rsidP="00FA4A9C">
      <w:pPr>
        <w:keepNext/>
        <w:keepLines/>
      </w:pPr>
    </w:p>
    <w:p w14:paraId="1BE9D778" w14:textId="571E1A71" w:rsidR="005E73FB" w:rsidRDefault="005E73FB" w:rsidP="00FA4A9C">
      <w:pPr>
        <w:keepNext/>
        <w:keepLines/>
      </w:pPr>
      <w:proofErr w:type="spellStart"/>
      <w:r w:rsidRPr="005E73FB">
        <w:rPr>
          <w:b/>
        </w:rPr>
        <w:t>Mosquitto</w:t>
      </w:r>
      <w:proofErr w:type="spellEnd"/>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w:t>
      </w:r>
      <w:proofErr w:type="spellStart"/>
      <w:r w:rsidR="002238A7">
        <w:t>Mosquitto</w:t>
      </w:r>
      <w:proofErr w:type="spellEnd"/>
      <w:r w:rsidR="002238A7">
        <w:t>, 2019</w:t>
      </w:r>
      <w:r w:rsidRPr="005E73FB">
        <w:t>). As mentioned in the Introduction Section, the aim</w:t>
      </w:r>
      <w:r>
        <w:t xml:space="preserve"> of this project is to limit the amount of potential security vulnerabilities by removing services such as Cloud vendors from the equation. </w:t>
      </w:r>
      <w:proofErr w:type="spellStart"/>
      <w:r>
        <w:t>Mosquitto</w:t>
      </w:r>
      <w:proofErr w:type="spellEnd"/>
      <w:r>
        <w:t xml:space="preserve">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xml:space="preserve">). </w:t>
      </w:r>
      <w:proofErr w:type="spellStart"/>
      <w:r w:rsidRPr="00A528B3">
        <w:t>Certbot</w:t>
      </w:r>
      <w:proofErr w:type="spellEnd"/>
      <w:r w:rsidRPr="00A528B3">
        <w:t xml:space="preserve"> allows for the automation of Certificate creation and maintenance which can be used in conjunction with the </w:t>
      </w:r>
      <w:proofErr w:type="spellStart"/>
      <w:r w:rsidRPr="00A528B3">
        <w:t>Mosquitto</w:t>
      </w:r>
      <w:proofErr w:type="spellEnd"/>
      <w:r w:rsidRPr="00A528B3">
        <w:t xml:space="preserve"> client to ensure message integrity and</w:t>
      </w:r>
      <w:r>
        <w:t xml:space="preserve"> authentication when communicating through MQTT.</w:t>
      </w:r>
    </w:p>
    <w:bookmarkEnd w:id="265"/>
    <w:bookmarkEnd w:id="266"/>
    <w:p w14:paraId="743C0F77" w14:textId="77777777" w:rsidR="006C67C7" w:rsidRDefault="006C67C7" w:rsidP="006C67C7"/>
    <w:p w14:paraId="3F2A2E5C" w14:textId="4843E824" w:rsidR="009E55B2"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r>
        <w:t>will be used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most notably the ‘csv’ file format. This will be used to export data from the emulator to be used for further analysis.</w:t>
      </w:r>
    </w:p>
    <w:p w14:paraId="739D4CF1" w14:textId="73246B53" w:rsidR="00C02E81" w:rsidRDefault="00C02E81" w:rsidP="00E317C0">
      <w:pPr>
        <w:pStyle w:val="Heading1"/>
      </w:pPr>
      <w:bookmarkStart w:id="269" w:name="_Toc17899710"/>
      <w:r>
        <w:lastRenderedPageBreak/>
        <w:t>4.0 System Requirements</w:t>
      </w:r>
      <w:bookmarkEnd w:id="269"/>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5B41615D" w:rsidR="00C02E81" w:rsidRDefault="00B66B89" w:rsidP="00B66B89">
      <w:pPr>
        <w:pStyle w:val="Heading2"/>
      </w:pPr>
      <w:bookmarkStart w:id="270" w:name="_Toc17899711"/>
      <w:r>
        <w:t xml:space="preserve">4.1 </w:t>
      </w:r>
      <w:r w:rsidR="00C02E81">
        <w:t>Hardware and Software Requirements</w:t>
      </w:r>
      <w:bookmarkEnd w:id="270"/>
    </w:p>
    <w:p w14:paraId="769AC884" w14:textId="77777777" w:rsidR="00C02E81" w:rsidRDefault="00C02E81" w:rsidP="00C02E81"/>
    <w:p w14:paraId="1D8D5ED2" w14:textId="29E7C4D1" w:rsidR="001639A9" w:rsidRDefault="00F84269" w:rsidP="001639A9">
      <w:r>
        <w:t>Hardware requirements (Table 7</w:t>
      </w:r>
      <w:r w:rsidR="001639A9">
        <w:t>) are established,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6E15C8" w:rsidRDefault="007E5482" w:rsidP="00DA05EE">
            <w:pPr>
              <w:rPr>
                <w:rFonts w:asciiTheme="majorHAnsi" w:hAnsiTheme="majorHAnsi" w:cstheme="majorHAnsi"/>
                <w:b/>
                <w:sz w:val="20"/>
                <w:szCs w:val="20"/>
              </w:rPr>
            </w:pPr>
            <w:r w:rsidRPr="006E15C8">
              <w:rPr>
                <w:rFonts w:asciiTheme="majorHAnsi" w:hAnsiTheme="majorHAnsi" w:cstheme="majorHAnsi"/>
                <w:b/>
                <w:sz w:val="20"/>
                <w:szCs w:val="20"/>
              </w:rPr>
              <w:t>#</w:t>
            </w:r>
          </w:p>
        </w:tc>
        <w:tc>
          <w:tcPr>
            <w:tcW w:w="7946" w:type="dxa"/>
          </w:tcPr>
          <w:p w14:paraId="2EA6D960"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803" w:type="dxa"/>
          </w:tcPr>
          <w:p w14:paraId="51EDF564"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0FD77110" w:rsidR="00C02E81" w:rsidRPr="00C02E81" w:rsidRDefault="00B66B89" w:rsidP="00B66B89">
      <w:pPr>
        <w:pStyle w:val="Caption"/>
        <w:jc w:val="center"/>
        <w:rPr>
          <w:rFonts w:asciiTheme="majorHAnsi" w:hAnsiTheme="majorHAnsi" w:cstheme="majorHAnsi"/>
          <w:sz w:val="20"/>
          <w:szCs w:val="20"/>
        </w:rPr>
      </w:pPr>
      <w:bookmarkStart w:id="271" w:name="_Toc17899790"/>
      <w:r>
        <w:t xml:space="preserve">Table </w:t>
      </w:r>
      <w:fldSimple w:instr=" SEQ Table \* ARABIC ">
        <w:r w:rsidR="009F3952">
          <w:rPr>
            <w:noProof/>
          </w:rPr>
          <w:t>7</w:t>
        </w:r>
      </w:fldSimple>
      <w:r>
        <w:t>: Hardware Requirements for project</w:t>
      </w:r>
      <w:bookmarkEnd w:id="271"/>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6E15C8" w:rsidRDefault="004441D7" w:rsidP="004441D7">
            <w:pPr>
              <w:rPr>
                <w:rFonts w:asciiTheme="majorHAnsi" w:hAnsiTheme="majorHAnsi" w:cstheme="majorHAnsi"/>
                <w:b/>
                <w:sz w:val="20"/>
                <w:szCs w:val="20"/>
              </w:rPr>
            </w:pPr>
            <w:r w:rsidRPr="006E15C8">
              <w:rPr>
                <w:rFonts w:asciiTheme="majorHAnsi" w:hAnsiTheme="majorHAnsi" w:cstheme="majorHAnsi"/>
                <w:b/>
                <w:sz w:val="20"/>
                <w:szCs w:val="20"/>
              </w:rPr>
              <w:t>#</w:t>
            </w:r>
          </w:p>
        </w:tc>
        <w:tc>
          <w:tcPr>
            <w:tcW w:w="3023" w:type="dxa"/>
          </w:tcPr>
          <w:p w14:paraId="2DB20CBF"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4731" w:type="dxa"/>
          </w:tcPr>
          <w:p w14:paraId="229FC259"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Justification</w:t>
            </w:r>
          </w:p>
        </w:tc>
        <w:tc>
          <w:tcPr>
            <w:tcW w:w="894" w:type="dxa"/>
          </w:tcPr>
          <w:p w14:paraId="65EF8455"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Raspbian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Library  - OpenCV</w:t>
            </w:r>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71C5361B" w:rsidR="00B66B89" w:rsidRDefault="00B66B89" w:rsidP="00B66B89">
      <w:pPr>
        <w:pStyle w:val="Caption"/>
        <w:jc w:val="center"/>
      </w:pPr>
      <w:bookmarkStart w:id="272" w:name="_Toc17899791"/>
      <w:r>
        <w:t xml:space="preserve">Table </w:t>
      </w:r>
      <w:fldSimple w:instr=" SEQ Table \* ARABIC ">
        <w:r w:rsidR="009F3952">
          <w:rPr>
            <w:noProof/>
          </w:rPr>
          <w:t>8</w:t>
        </w:r>
      </w:fldSimple>
      <w:r>
        <w:t>: Software Requirements for project</w:t>
      </w:r>
      <w:bookmarkEnd w:id="272"/>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44403463" w:rsidR="00B66B89" w:rsidRDefault="00ED6A5D" w:rsidP="00ED6A5D">
      <w:pPr>
        <w:pStyle w:val="Heading2"/>
        <w:rPr>
          <w:rFonts w:eastAsia="Times New Roman"/>
          <w:lang w:eastAsia="en-US"/>
        </w:rPr>
      </w:pPr>
      <w:bookmarkStart w:id="273" w:name="_Toc17899712"/>
      <w:r>
        <w:rPr>
          <w:rFonts w:eastAsia="Times New Roman"/>
          <w:lang w:eastAsia="en-US"/>
        </w:rPr>
        <w:lastRenderedPageBreak/>
        <w:t>4.2 Functional &amp; Non Functional Requirements</w:t>
      </w:r>
      <w:bookmarkEnd w:id="273"/>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706D328A" w:rsidR="00F44814" w:rsidRDefault="00F44814" w:rsidP="00F44814">
      <w:pPr>
        <w:pStyle w:val="Caption"/>
        <w:jc w:val="center"/>
      </w:pPr>
      <w:bookmarkStart w:id="274" w:name="_Toc17899792"/>
      <w:r>
        <w:t xml:space="preserve">Table </w:t>
      </w:r>
      <w:fldSimple w:instr=" SEQ Table \* ARABIC ">
        <w:r w:rsidR="009F3952">
          <w:rPr>
            <w:noProof/>
          </w:rPr>
          <w:t>9</w:t>
        </w:r>
      </w:fldSimple>
      <w:r>
        <w:t>: Core Functional Requirements</w:t>
      </w:r>
      <w:bookmarkEnd w:id="274"/>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7CDD771A" w:rsidR="00A54A18" w:rsidRPr="00061256" w:rsidRDefault="00F44814" w:rsidP="00061256">
      <w:pPr>
        <w:pStyle w:val="Caption"/>
        <w:jc w:val="center"/>
        <w:rPr>
          <w:noProof/>
          <w:sz w:val="32"/>
          <w:szCs w:val="32"/>
          <w:highlight w:val="lightGray"/>
        </w:rPr>
      </w:pPr>
      <w:bookmarkStart w:id="275" w:name="_Toc17899793"/>
      <w:r>
        <w:t xml:space="preserve">Table </w:t>
      </w:r>
      <w:fldSimple w:instr=" SEQ Table \* ARABIC ">
        <w:r w:rsidR="009F3952">
          <w:rPr>
            <w:noProof/>
          </w:rPr>
          <w:t>10</w:t>
        </w:r>
      </w:fldSimple>
      <w:r>
        <w:t xml:space="preserve">: </w:t>
      </w:r>
      <w:r w:rsidR="00ED6A5D">
        <w:t>Non-</w:t>
      </w:r>
      <w:r>
        <w:t>Functional Requirements</w:t>
      </w:r>
      <w:bookmarkEnd w:id="275"/>
      <w:r>
        <w:rPr>
          <w:highlight w:val="lightGray"/>
        </w:rPr>
        <w:t xml:space="preserve"> </w:t>
      </w:r>
      <w:r w:rsidR="00A54A18">
        <w:br w:type="page"/>
      </w:r>
    </w:p>
    <w:p w14:paraId="51CE6A29" w14:textId="77FC15A6" w:rsidR="001A1C12" w:rsidRPr="001A1C12" w:rsidRDefault="00C02E81" w:rsidP="00E317C0">
      <w:pPr>
        <w:pStyle w:val="Heading1"/>
      </w:pPr>
      <w:bookmarkStart w:id="276" w:name="_Toc17899713"/>
      <w:r>
        <w:lastRenderedPageBreak/>
        <w:t xml:space="preserve">5.0 </w:t>
      </w:r>
      <w:r w:rsidR="0051073F">
        <w:t>Methodology</w:t>
      </w:r>
      <w:bookmarkEnd w:id="276"/>
      <w:r w:rsidR="0051073F">
        <w:t xml:space="preserve"> </w:t>
      </w:r>
    </w:p>
    <w:p w14:paraId="76CB87EC" w14:textId="405B2707" w:rsidR="0051073F" w:rsidRDefault="0051073F" w:rsidP="0051073F"/>
    <w:p w14:paraId="03F50CAA" w14:textId="74F7D3C0" w:rsidR="00210B4B" w:rsidRDefault="00210B4B" w:rsidP="0051073F">
      <w:r>
        <w:t xml:space="preserve">The Methodology Section details the process of developing both the surveillance system and the smart phone application. The software development methodology used in the approach is highlighted along with the overall flow of the system. Code fragments are used to </w:t>
      </w:r>
      <w:r w:rsidR="000A4911">
        <w:t>explain</w:t>
      </w:r>
      <w:r>
        <w:t xml:space="preserve"> </w:t>
      </w:r>
      <w:del w:id="277" w:author="Anna Lito Michala" w:date="2019-08-29T13:05:00Z">
        <w:r w:rsidDel="00F10D71">
          <w:delText xml:space="preserve">important </w:delText>
        </w:r>
      </w:del>
      <w:r>
        <w:t xml:space="preserve">parts of the system and how they </w:t>
      </w:r>
      <w:r w:rsidR="00552349">
        <w:t xml:space="preserve">are </w:t>
      </w:r>
      <w:r>
        <w:t>developed</w:t>
      </w:r>
      <w:del w:id="278" w:author="Anna Lito Michala" w:date="2019-08-29T13:05:00Z">
        <w:r w:rsidDel="00F10D71">
          <w:delText xml:space="preserve"> in terms of actual programming</w:delText>
        </w:r>
      </w:del>
      <w:r>
        <w:t xml:space="preserve">. </w:t>
      </w:r>
      <w:r w:rsidR="000A4911">
        <w:t>Communication between the devices is discussed and determined using the knowledge gained from the Literature Review. Finally, security strategies for surveillance, network and application development are shown with the optimal options for security established.</w:t>
      </w:r>
    </w:p>
    <w:p w14:paraId="2EFF0460" w14:textId="1B953052" w:rsidR="00145779" w:rsidRDefault="00145779" w:rsidP="0051073F"/>
    <w:p w14:paraId="792A718D" w14:textId="58CB47A0" w:rsidR="007E5482" w:rsidRDefault="007E5482" w:rsidP="007E5482">
      <w:pPr>
        <w:pStyle w:val="Heading2"/>
      </w:pPr>
      <w:bookmarkStart w:id="279" w:name="_Toc17899714"/>
      <w:r>
        <w:t xml:space="preserve">5.1 </w:t>
      </w:r>
      <w:r w:rsidR="006A51EF">
        <w:t>Development Approach</w:t>
      </w:r>
      <w:bookmarkEnd w:id="279"/>
      <w:r w:rsidR="006A51EF">
        <w:t xml:space="preserve"> </w:t>
      </w:r>
    </w:p>
    <w:p w14:paraId="6C532222" w14:textId="77777777" w:rsidR="007E5482" w:rsidRDefault="007E5482" w:rsidP="007E5482"/>
    <w:p w14:paraId="4C51728E" w14:textId="2518EBF8" w:rsidR="00D61C26" w:rsidRDefault="00D61C26" w:rsidP="007E5482">
      <w:r>
        <w:t xml:space="preserve">With there being </w:t>
      </w:r>
      <w:r w:rsidR="006A51EF">
        <w:t>three</w:t>
      </w:r>
      <w:r>
        <w:t xml:space="preserve"> main areas of criteria with the outlined functional and non-functional requirements, an </w:t>
      </w:r>
      <w:commentRangeStart w:id="280"/>
      <w:r>
        <w:t xml:space="preserve">Incremental Development Lifecycle </w:t>
      </w:r>
      <w:commentRangeEnd w:id="280"/>
      <w:r w:rsidR="00F10D71">
        <w:rPr>
          <w:rStyle w:val="CommentReference"/>
        </w:rPr>
        <w:commentReference w:id="280"/>
      </w:r>
      <w:r>
        <w:t xml:space="preserve">is proposed.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 xml:space="preserve">four parts: </w:t>
      </w:r>
      <w:proofErr w:type="spellStart"/>
      <w:r w:rsidR="00552349">
        <w:t>R</w:t>
      </w:r>
      <w:r>
        <w:t>Pi</w:t>
      </w:r>
      <w:proofErr w:type="spellEnd"/>
      <w:r>
        <w:t xml:space="preserve"> (surveillance system) </w:t>
      </w:r>
      <w:r w:rsidR="00552349">
        <w:t>develo</w:t>
      </w:r>
      <w:r w:rsidR="009E1BF1">
        <w:t xml:space="preserve">pment, application development and </w:t>
      </w:r>
      <w:r w:rsidR="00552349">
        <w:t>application co</w:t>
      </w:r>
      <w:r w:rsidR="009E1BF1">
        <w:t>mmunication protocol development</w:t>
      </w:r>
      <w:r>
        <w:t xml:space="preserve">. With this </w:t>
      </w:r>
      <w:r w:rsidR="00F23CFD">
        <w:t>approach,</w:t>
      </w:r>
      <w:r>
        <w:t xml:space="preserve"> each area of the project can be handled separately and ensured that the system is fully functional before attempting to implement security practices.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 xml:space="preserve">to carry out live face recognition. Factors such as power outage are </w:t>
      </w:r>
      <w:proofErr w:type="gramStart"/>
      <w:r w:rsidR="00805F47">
        <w:t>considered</w:t>
      </w:r>
      <w:proofErr w:type="gramEnd"/>
      <w:r w:rsidR="00805F47">
        <w:t xml:space="preserve">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486389F7" w:rsidR="000A4911" w:rsidRDefault="00552349" w:rsidP="000A4911">
      <w:pPr>
        <w:pStyle w:val="ListParagraph"/>
        <w:numPr>
          <w:ilvl w:val="0"/>
          <w:numId w:val="19"/>
        </w:numPr>
      </w:pPr>
      <w:r>
        <w:t>Application communication protocol development. Handling MQTT communication across both the surveillance system and smart phone application is assessed with their respective programming languages and available libraries considered.</w:t>
      </w:r>
    </w:p>
    <w:p w14:paraId="2DB0AA10" w14:textId="36A723FE" w:rsidR="00F84269" w:rsidRDefault="00F84269" w:rsidP="00F84269"/>
    <w:p w14:paraId="5E49A8DB" w14:textId="0FAB4202" w:rsidR="00F23CFD" w:rsidRDefault="005F076D" w:rsidP="00F23CFD">
      <w:pPr>
        <w:keepNext/>
        <w:jc w:val="center"/>
      </w:pPr>
      <w:r>
        <w:rPr>
          <w:noProof/>
        </w:rPr>
        <w:pict w14:anchorId="5C30053F">
          <v:shape id="_x0000_i1035" type="#_x0000_t75" alt="Incremental Development Lifecycle" style="width:360.65pt;height:161.35pt;mso-width-percent:0;mso-height-percent:0;mso-width-percent:0;mso-height-percent:0">
            <v:imagedata r:id="rId27" o:title="Incremental Development Lifecycle"/>
            <v:shadow opacity=".5" offset="6pt,-6pt"/>
          </v:shape>
        </w:pict>
      </w:r>
    </w:p>
    <w:p w14:paraId="29C6D6C1" w14:textId="6A78211B" w:rsidR="00805F47" w:rsidRDefault="00F23CFD" w:rsidP="00EE3760">
      <w:pPr>
        <w:pStyle w:val="Caption"/>
        <w:jc w:val="center"/>
      </w:pPr>
      <w:bookmarkStart w:id="281" w:name="_Toc14464774"/>
      <w:bookmarkStart w:id="282" w:name="_Toc15564703"/>
      <w:bookmarkStart w:id="283" w:name="_Toc16606006"/>
      <w:bookmarkStart w:id="284" w:name="_Toc17228307"/>
      <w:bookmarkStart w:id="285" w:name="_Toc17394534"/>
      <w:bookmarkStart w:id="286" w:name="_Toc17899635"/>
      <w:bookmarkStart w:id="287" w:name="_Toc17899771"/>
      <w:r>
        <w:t xml:space="preserve">Figure </w:t>
      </w:r>
      <w:fldSimple w:instr=" SEQ Figure \* ARABIC ">
        <w:r w:rsidR="000A6166">
          <w:rPr>
            <w:noProof/>
          </w:rPr>
          <w:t>16</w:t>
        </w:r>
      </w:fldSimple>
      <w:r>
        <w:t>: Incremental Software Development Lifecycle for a Home Surveillance System</w:t>
      </w:r>
      <w:bookmarkEnd w:id="281"/>
      <w:bookmarkEnd w:id="282"/>
      <w:bookmarkEnd w:id="283"/>
      <w:bookmarkEnd w:id="284"/>
      <w:bookmarkEnd w:id="285"/>
      <w:bookmarkEnd w:id="286"/>
      <w:bookmarkEnd w:id="287"/>
    </w:p>
    <w:p w14:paraId="0CE94E6F" w14:textId="2E7D2356" w:rsidR="00161A39" w:rsidRDefault="00161A39" w:rsidP="00161A39">
      <w:pPr>
        <w:pStyle w:val="Heading2"/>
      </w:pPr>
      <w:bookmarkStart w:id="288" w:name="_Toc17899715"/>
      <w:r>
        <w:lastRenderedPageBreak/>
        <w:t>5.2 Main Flow Design &amp; Overview</w:t>
      </w:r>
      <w:bookmarkEnd w:id="288"/>
    </w:p>
    <w:p w14:paraId="0733ABE9" w14:textId="77777777" w:rsidR="00161A39" w:rsidRPr="00161A39" w:rsidRDefault="00161A39" w:rsidP="00161A39"/>
    <w:p w14:paraId="26D8688F" w14:textId="1BCD933C" w:rsidR="003725B5" w:rsidRDefault="003725B5" w:rsidP="003725B5">
      <w:r>
        <w:t xml:space="preserve">The main flow of the system </w:t>
      </w:r>
      <w:r w:rsidR="00805F47">
        <w:t>is described in Figure 17 and begins by</w:t>
      </w:r>
      <w:r>
        <w:t xml:space="preserve"> after an unidentified individual enters the premises, prompting the </w:t>
      </w:r>
      <w:proofErr w:type="spellStart"/>
      <w:r w:rsidR="00805F47">
        <w:t>RPi</w:t>
      </w:r>
      <w:proofErr w:type="spellEnd"/>
      <w:r>
        <w:t xml:space="preserve"> to send the captured image through MQTT</w:t>
      </w:r>
      <w:r w:rsidR="00805F47">
        <w:t xml:space="preserve">. </w:t>
      </w:r>
      <w:r>
        <w:t xml:space="preserve">The smart devices connected to the </w:t>
      </w:r>
      <w:commentRangeStart w:id="289"/>
      <w:r>
        <w:t xml:space="preserve">local broker listening </w:t>
      </w:r>
      <w:commentRangeEnd w:id="289"/>
      <w:r w:rsidR="00F10D71">
        <w:rPr>
          <w:rStyle w:val="CommentReference"/>
        </w:rPr>
        <w:commentReference w:id="289"/>
      </w:r>
      <w:r>
        <w:t>on the relevant topic will then receive a push notification which can be pressed to view the image.</w:t>
      </w:r>
      <w:r w:rsidR="00805F47">
        <w:t xml:space="preserve"> If the smart phone device is offline, the image will not be received until the user connects to the MQTT protocol. This is saved because the images are sent through QoS 2, which guarantees the payload is sent (as determined in Section 2.3). I</w:t>
      </w:r>
      <w:r>
        <w:t>f</w:t>
      </w:r>
      <w:r w:rsidR="00805F47">
        <w:t xml:space="preserve"> the user is not logged in,</w:t>
      </w:r>
      <w:r>
        <w:t xml:space="preserve"> they will be prompted to login </w:t>
      </w:r>
      <w:r w:rsidR="002408FE">
        <w:t xml:space="preserve">and can then enter their credentials. If their credentials are wrong, they will again be prompted to enter their credentials. Upon success, the user will then be prompted to scan their fingerprint as a form of two-factor authentication. If the user does not have this feature activated or the wrong fingerprint is read, the user will be prompted to take appropriate action. </w:t>
      </w:r>
      <w:r w:rsidR="009E1BF1">
        <w:t>Finally,</w:t>
      </w:r>
      <w:r w:rsidR="002408FE">
        <w:t xml:space="preserve"> upon logging in successfully, t</w:t>
      </w:r>
      <w:r>
        <w:t>he user will then be able to view the image and have the option to delete it if requested.</w:t>
      </w:r>
    </w:p>
    <w:p w14:paraId="0F106E67" w14:textId="77777777" w:rsidR="003725B5" w:rsidRDefault="003725B5" w:rsidP="00161A39"/>
    <w:p w14:paraId="0B688A04" w14:textId="32D5EAD7" w:rsidR="00D148B7" w:rsidRDefault="005F076D" w:rsidP="00D148B7">
      <w:pPr>
        <w:keepNext/>
      </w:pPr>
      <w:commentRangeStart w:id="290"/>
      <w:r>
        <w:rPr>
          <w:noProof/>
        </w:rPr>
        <w:pict w14:anchorId="2675AD2F">
          <v:shape id="_x0000_i1034" type="#_x0000_t75" alt="Main Flow Diagram" style="width:393.35pt;height:425.35pt;mso-width-percent:0;mso-height-percent:0;mso-width-percent:0;mso-height-percent:0">
            <v:imagedata r:id="rId28" o:title="Main Flow Diagram"/>
          </v:shape>
        </w:pict>
      </w:r>
      <w:commentRangeEnd w:id="290"/>
      <w:r w:rsidR="002408FE">
        <w:rPr>
          <w:rStyle w:val="CommentReference"/>
        </w:rPr>
        <w:commentReference w:id="290"/>
      </w:r>
    </w:p>
    <w:p w14:paraId="5735D6F4" w14:textId="343043CB" w:rsidR="00161A39" w:rsidRPr="00D148B7" w:rsidRDefault="00D148B7" w:rsidP="00F84269">
      <w:pPr>
        <w:pStyle w:val="Caption"/>
        <w:jc w:val="center"/>
      </w:pPr>
      <w:bookmarkStart w:id="291" w:name="_Toc16606007"/>
      <w:bookmarkStart w:id="292" w:name="_Toc17228308"/>
      <w:bookmarkStart w:id="293" w:name="_Toc17394535"/>
      <w:bookmarkStart w:id="294" w:name="_Toc17899636"/>
      <w:bookmarkStart w:id="295" w:name="_Toc17899772"/>
      <w:r>
        <w:t xml:space="preserve">Figure </w:t>
      </w:r>
      <w:fldSimple w:instr=" SEQ Figure \* ARABIC ">
        <w:r w:rsidR="000A6166">
          <w:rPr>
            <w:noProof/>
          </w:rPr>
          <w:t>17</w:t>
        </w:r>
      </w:fldSimple>
      <w:r w:rsidR="00B0264E">
        <w:t>: Main I</w:t>
      </w:r>
      <w:r w:rsidR="009224C0">
        <w:t>nteraction of the Surveillance System and Smart Phone Application</w:t>
      </w:r>
      <w:bookmarkEnd w:id="291"/>
      <w:bookmarkEnd w:id="292"/>
      <w:bookmarkEnd w:id="293"/>
      <w:bookmarkEnd w:id="294"/>
      <w:bookmarkEnd w:id="295"/>
    </w:p>
    <w:p w14:paraId="65D27727" w14:textId="7912FB04" w:rsidR="00D16B97" w:rsidRDefault="00161A39" w:rsidP="00D16B97">
      <w:pPr>
        <w:pStyle w:val="Heading2"/>
      </w:pPr>
      <w:bookmarkStart w:id="296" w:name="_Toc17899716"/>
      <w:r>
        <w:lastRenderedPageBreak/>
        <w:t>5.3</w:t>
      </w:r>
      <w:r w:rsidR="00D16B97">
        <w:t xml:space="preserve"> </w:t>
      </w:r>
      <w:r w:rsidR="005A2BD7">
        <w:t>Surveillance System Development</w:t>
      </w:r>
      <w:bookmarkEnd w:id="296"/>
    </w:p>
    <w:p w14:paraId="5632044F" w14:textId="77777777" w:rsidR="00D16B97" w:rsidRDefault="00D16B97" w:rsidP="00D16B97"/>
    <w:p w14:paraId="71D4F62E" w14:textId="329BAD60"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r w:rsidR="00D20344">
        <w:t xml:space="preserve"> The source code for the development of this surveillance system is available on the authors GitHub repository</w:t>
      </w:r>
      <w:r w:rsidR="00D20344">
        <w:rPr>
          <w:rStyle w:val="FootnoteReference"/>
        </w:rPr>
        <w:footnoteReference w:id="1"/>
      </w:r>
      <w:r w:rsidR="00D20344">
        <w:t xml:space="preserve">. </w:t>
      </w:r>
    </w:p>
    <w:p w14:paraId="1734280B" w14:textId="77777777" w:rsidR="002408FE" w:rsidRDefault="002408FE" w:rsidP="002408FE"/>
    <w:p w14:paraId="3198679A" w14:textId="6775944F" w:rsidR="005A2BD7" w:rsidRDefault="00161A39" w:rsidP="002408FE">
      <w:pPr>
        <w:pStyle w:val="Heading3"/>
      </w:pPr>
      <w:bookmarkStart w:id="297" w:name="_Toc17899717"/>
      <w:r>
        <w:t>5.3</w:t>
      </w:r>
      <w:r w:rsidR="006A51EF">
        <w:t>.1</w:t>
      </w:r>
      <w:r w:rsidR="005A2BD7">
        <w:t xml:space="preserve"> Gathering </w:t>
      </w:r>
      <w:r w:rsidR="00DE7774">
        <w:t xml:space="preserve">&amp; Encoding </w:t>
      </w:r>
      <w:r w:rsidR="005A2BD7">
        <w:t>Face Dataset</w:t>
      </w:r>
      <w:bookmarkEnd w:id="297"/>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w:t>
      </w:r>
      <w:commentRangeStart w:id="298"/>
      <w:r w:rsidR="00D00E9D">
        <w:t>in case of the frame being captured</w:t>
      </w:r>
      <w:commentRangeEnd w:id="298"/>
      <w:r w:rsidR="00EE7AEA">
        <w:rPr>
          <w:rStyle w:val="CommentReference"/>
        </w:rPr>
        <w:commentReference w:id="298"/>
      </w:r>
      <w:r w:rsidR="00D00E9D">
        <w:t>.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14694AF0" w:rsidR="005A2BD7" w:rsidRDefault="001B1CAE" w:rsidP="00735B50">
      <w:pPr>
        <w:pStyle w:val="Caption"/>
        <w:jc w:val="center"/>
      </w:pPr>
      <w:bookmarkStart w:id="299" w:name="_Toc17899802"/>
      <w:r>
        <w:t xml:space="preserve">Code Fragment </w:t>
      </w:r>
      <w:fldSimple w:instr=" SEQ Code_Fragment \* ARABIC ">
        <w:r w:rsidR="009F3952">
          <w:rPr>
            <w:noProof/>
          </w:rPr>
          <w:t>1</w:t>
        </w:r>
      </w:fldSimple>
      <w:r>
        <w:t xml:space="preserve">: </w:t>
      </w:r>
      <w:r w:rsidR="00792744">
        <w:t xml:space="preserve">Python </w:t>
      </w:r>
      <w:r w:rsidR="005B42A4">
        <w:t xml:space="preserve">code </w:t>
      </w:r>
      <w:r w:rsidR="00487ABF">
        <w:t>handling capturing images using ‘k’ key</w:t>
      </w:r>
      <w:bookmarkEnd w:id="299"/>
    </w:p>
    <w:p w14:paraId="2B39DD47" w14:textId="77777777" w:rsidR="00735B50" w:rsidRPr="00735B50" w:rsidRDefault="00735B50" w:rsidP="00735B50">
      <w:pPr>
        <w:rPr>
          <w:lang w:eastAsia="en-US"/>
        </w:rPr>
      </w:pPr>
    </w:p>
    <w:p w14:paraId="21C802B0" w14:textId="66FD77A4" w:rsidR="00C62B6A" w:rsidRPr="00061256" w:rsidRDefault="005A2BD7" w:rsidP="002408FE">
      <w:pPr>
        <w:keepNext/>
        <w:keepLines/>
        <w:spacing w:line="276" w:lineRule="auto"/>
        <w:ind w:right="284"/>
        <w:rPr>
          <w:rFonts w:eastAsiaTheme="majorEastAsia" w:cstheme="majorBidi"/>
          <w:i/>
          <w:szCs w:val="24"/>
          <w:u w:val="single"/>
        </w:rPr>
      </w:pPr>
      <w:r>
        <w:lastRenderedPageBreak/>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w:t>
      </w:r>
      <w:r w:rsidR="00ED0C9B">
        <w:t>d beforehand (shown in Figure 18</w:t>
      </w:r>
      <w:r w:rsidR="00F1598D">
        <w:t>).</w:t>
      </w:r>
    </w:p>
    <w:p w14:paraId="4D3D26E2" w14:textId="7EEB6A18" w:rsidR="00C62B6A" w:rsidRDefault="00C62B6A" w:rsidP="00687C64"/>
    <w:p w14:paraId="4B8B6E79" w14:textId="79C94006" w:rsidR="00F1598D" w:rsidRDefault="005F076D" w:rsidP="00F1598D">
      <w:pPr>
        <w:keepNext/>
        <w:jc w:val="center"/>
      </w:pPr>
      <w:r>
        <w:rPr>
          <w:noProof/>
        </w:rPr>
        <w:pict w14:anchorId="6D73A9D8">
          <v:shape id="_x0000_i1033" type="#_x0000_t75" alt="Face_Recognition Example" style="width:397.35pt;height:224pt;mso-width-percent:0;mso-height-percent:0;mso-width-percent:0;mso-height-percent:0">
            <v:imagedata r:id="rId29" o:title="Face_Recognition Example"/>
          </v:shape>
        </w:pict>
      </w:r>
    </w:p>
    <w:p w14:paraId="3F19E86E" w14:textId="51E478F2" w:rsidR="00F1598D" w:rsidRDefault="00F1598D" w:rsidP="00F1598D">
      <w:pPr>
        <w:pStyle w:val="Caption"/>
        <w:jc w:val="center"/>
      </w:pPr>
      <w:bookmarkStart w:id="300" w:name="_Toc16606009"/>
      <w:bookmarkStart w:id="301" w:name="_Toc17228309"/>
      <w:bookmarkStart w:id="302" w:name="_Toc17394536"/>
      <w:bookmarkStart w:id="303" w:name="_Toc17899637"/>
      <w:bookmarkStart w:id="304" w:name="_Toc17899773"/>
      <w:r>
        <w:t xml:space="preserve">Figure </w:t>
      </w:r>
      <w:fldSimple w:instr=" SEQ Figure \* ARABIC ">
        <w:r w:rsidR="000A6166">
          <w:rPr>
            <w:noProof/>
          </w:rPr>
          <w:t>18</w:t>
        </w:r>
      </w:fldSimple>
      <w:r>
        <w:t xml:space="preserve">: Example of using </w:t>
      </w:r>
      <w:proofErr w:type="spellStart"/>
      <w:r>
        <w:t>face_recognition</w:t>
      </w:r>
      <w:proofErr w:type="spellEnd"/>
      <w:r>
        <w:t xml:space="preserve"> support library to receive faces</w:t>
      </w:r>
      <w:bookmarkEnd w:id="300"/>
      <w:bookmarkEnd w:id="301"/>
      <w:bookmarkEnd w:id="302"/>
      <w:bookmarkEnd w:id="303"/>
      <w:bookmarkEnd w:id="304"/>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1FDCEC5B" w:rsidR="00BF65E3" w:rsidRDefault="007828A1" w:rsidP="007828A1">
      <w:pPr>
        <w:pStyle w:val="Caption"/>
        <w:jc w:val="center"/>
      </w:pPr>
      <w:bookmarkStart w:id="305" w:name="_Toc17899803"/>
      <w:r>
        <w:t xml:space="preserve">Code Fragment </w:t>
      </w:r>
      <w:fldSimple w:instr=" SEQ Code_Fragment \* ARABIC ">
        <w:r w:rsidR="009F3952">
          <w:rPr>
            <w:noProof/>
          </w:rPr>
          <w:t>2</w:t>
        </w:r>
      </w:fldSimple>
      <w:r>
        <w:t xml:space="preserve">: </w:t>
      </w:r>
      <w:r w:rsidR="00792744">
        <w:t xml:space="preserve">Python </w:t>
      </w:r>
      <w:r w:rsidR="005B42A4">
        <w:t xml:space="preserve">code showing </w:t>
      </w:r>
      <w:r w:rsidR="000364A2">
        <w:t>facial encodings for each individual carried out</w:t>
      </w:r>
      <w:bookmarkEnd w:id="305"/>
    </w:p>
    <w:p w14:paraId="4285C9CC" w14:textId="77777777" w:rsidR="00BF65E3" w:rsidRDefault="00BF65E3" w:rsidP="002C74A2"/>
    <w:p w14:paraId="219B7A8B" w14:textId="3B007381" w:rsidR="00450B4E" w:rsidRPr="005827BE" w:rsidRDefault="00161A39" w:rsidP="005827BE">
      <w:pPr>
        <w:pStyle w:val="Heading3"/>
      </w:pPr>
      <w:bookmarkStart w:id="306" w:name="_Toc17899718"/>
      <w:r>
        <w:lastRenderedPageBreak/>
        <w:t>5.3</w:t>
      </w:r>
      <w:r w:rsidR="00E95AD0">
        <w:t>.2</w:t>
      </w:r>
      <w:r w:rsidR="00130D20">
        <w:t xml:space="preserve"> Real</w:t>
      </w:r>
      <w:r w:rsidR="00AD01E8">
        <w:t>-</w:t>
      </w:r>
      <w:r w:rsidR="00130D20">
        <w:t>Time Face Recognition</w:t>
      </w:r>
      <w:bookmarkEnd w:id="306"/>
    </w:p>
    <w:p w14:paraId="10E5624E" w14:textId="5294A768" w:rsidR="00450B4E" w:rsidRDefault="000A4911" w:rsidP="002408FE">
      <w:r>
        <w:t xml:space="preserve">In the Literature Review, it was concluded there is no clear consensus on the optimal facial recognition algorithm for the </w:t>
      </w:r>
      <w:proofErr w:type="spellStart"/>
      <w:r>
        <w:t>RPi</w:t>
      </w:r>
      <w:proofErr w:type="spellEnd"/>
      <w:r>
        <w:t>. With conf</w:t>
      </w:r>
      <w:r w:rsidR="002408FE">
        <w:t>licting results both algorithms are</w:t>
      </w:r>
      <w:r>
        <w:t xml:space="preserve"> implemented to evaluate the most effective for the </w:t>
      </w:r>
      <w:proofErr w:type="spellStart"/>
      <w:r>
        <w:t>RPi</w:t>
      </w:r>
      <w:proofErr w:type="spellEnd"/>
      <w:r>
        <w:t xml:space="preserve">. </w:t>
      </w:r>
      <w:r w:rsidR="006F493E">
        <w:t xml:space="preserve">Initially the pickle file </w:t>
      </w:r>
      <w:r w:rsidR="006F493E">
        <w:rPr>
          <w:noProof/>
        </w:rPr>
        <w:t>‘encodings.pickle’</w:t>
      </w:r>
      <w:r w:rsidR="006F493E">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2A2C0892" w:rsidR="00846A4A" w:rsidRDefault="00650487" w:rsidP="00650487">
      <w:pPr>
        <w:pStyle w:val="Caption"/>
        <w:jc w:val="center"/>
      </w:pPr>
      <w:bookmarkStart w:id="307" w:name="_Toc17899804"/>
      <w:r>
        <w:t xml:space="preserve">Code Fragment </w:t>
      </w:r>
      <w:fldSimple w:instr=" SEQ Code_Fragment \* ARABIC ">
        <w:r w:rsidR="009F3952">
          <w:rPr>
            <w:noProof/>
          </w:rPr>
          <w:t>3</w:t>
        </w:r>
      </w:fldSimple>
      <w:r>
        <w:t xml:space="preserve">: </w:t>
      </w:r>
      <w:r w:rsidR="00792744">
        <w:t xml:space="preserve">Python </w:t>
      </w:r>
      <w:r w:rsidR="005B42A4">
        <w:t>code</w:t>
      </w:r>
      <w:r w:rsidR="002B0503">
        <w:t xml:space="preserve"> showing frame modification, </w:t>
      </w:r>
      <w:r>
        <w:t xml:space="preserve"> speed</w:t>
      </w:r>
      <w:r w:rsidR="002B0503">
        <w:t>ing</w:t>
      </w:r>
      <w:r>
        <w:t xml:space="preserve"> up real</w:t>
      </w:r>
      <w:r w:rsidR="00AD01E8">
        <w:t>-</w:t>
      </w:r>
      <w:r>
        <w:t>time processing</w:t>
      </w:r>
      <w:bookmarkEnd w:id="307"/>
    </w:p>
    <w:p w14:paraId="7AABD507" w14:textId="77777777" w:rsidR="007F1BCC" w:rsidRDefault="007F1BCC" w:rsidP="00130D20"/>
    <w:p w14:paraId="2D186222" w14:textId="77777777" w:rsidR="007F1BCC" w:rsidRDefault="007F1BCC" w:rsidP="00130D20">
      <w:r>
        <w:t xml:space="preserve">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w:t>
      </w:r>
      <w:commentRangeStart w:id="308"/>
      <w:r>
        <w:t xml:space="preserve">dictionaries name </w:t>
      </w:r>
      <w:commentRangeEnd w:id="308"/>
      <w:r w:rsidR="00EE7AEA">
        <w:rPr>
          <w:rStyle w:val="CommentReference"/>
        </w:rPr>
        <w:commentReference w:id="308"/>
      </w:r>
      <w:r>
        <w:t>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1B699815" w:rsidR="00C62819" w:rsidRDefault="007F1BCC" w:rsidP="007F1BCC">
      <w:pPr>
        <w:pStyle w:val="Caption"/>
        <w:jc w:val="center"/>
      </w:pPr>
      <w:bookmarkStart w:id="309" w:name="_Toc17899805"/>
      <w:r>
        <w:t xml:space="preserve">Code Fragment </w:t>
      </w:r>
      <w:fldSimple w:instr=" SEQ Code_Fragment \* ARABIC ">
        <w:r w:rsidR="009F3952">
          <w:rPr>
            <w:noProof/>
          </w:rPr>
          <w:t>4</w:t>
        </w:r>
      </w:fldSimple>
      <w:r>
        <w:t xml:space="preserve">: Python </w:t>
      </w:r>
      <w:r w:rsidR="005B42A4">
        <w:t>code</w:t>
      </w:r>
      <w:r w:rsidR="00792744">
        <w:t xml:space="preserve"> </w:t>
      </w:r>
      <w:r>
        <w:t xml:space="preserve">showing </w:t>
      </w:r>
      <w:r w:rsidR="00D16013">
        <w:t>face comparison in real time</w:t>
      </w:r>
      <w:bookmarkEnd w:id="309"/>
    </w:p>
    <w:p w14:paraId="293473AC" w14:textId="77777777" w:rsidR="00C62819" w:rsidRDefault="00C62819" w:rsidP="00130D20"/>
    <w:p w14:paraId="5C464C1F" w14:textId="7717D754" w:rsidR="00C06E6B" w:rsidRDefault="002C36D0" w:rsidP="002408FE">
      <w:pPr>
        <w:keepNext/>
        <w:keepLines/>
      </w:pPr>
      <w:r>
        <w:lastRenderedPageBreak/>
        <w:t>After looping through the dataset, there is a box drawn on the live image feed, around the individuals face using the OpenCV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screen instead</w:t>
      </w:r>
      <w:ins w:id="310" w:author="Anna Lito Michala" w:date="2019-08-29T13:33:00Z">
        <w:r w:rsidR="00CE24DB">
          <w:t xml:space="preserve"> (examples in </w:t>
        </w:r>
        <w:commentRangeStart w:id="311"/>
        <w:r w:rsidR="00CE24DB">
          <w:t>Section</w:t>
        </w:r>
        <w:commentRangeEnd w:id="311"/>
        <w:r w:rsidR="00CE24DB">
          <w:rPr>
            <w:rStyle w:val="CommentReference"/>
          </w:rPr>
          <w:commentReference w:id="311"/>
        </w:r>
        <w:r w:rsidR="00CE24DB">
          <w:t xml:space="preserve"> )</w:t>
        </w:r>
      </w:ins>
      <w:r>
        <w:t xml:space="preserve">.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6A720B2A" w14:textId="32DCE6A8" w:rsidR="00D6395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50FBC780" w14:textId="053C3C8F" w:rsidR="00CB6E37" w:rsidRDefault="00CF1244" w:rsidP="00CB6E37">
      <w:pPr>
        <w:pStyle w:val="Caption"/>
        <w:jc w:val="center"/>
      </w:pPr>
      <w:bookmarkStart w:id="312" w:name="_Toc17899806"/>
      <w:r>
        <w:t xml:space="preserve">Code Fragment </w:t>
      </w:r>
      <w:fldSimple w:instr=" SEQ Code_Fragment \* ARABIC ">
        <w:r w:rsidR="009F3952">
          <w:rPr>
            <w:noProof/>
          </w:rPr>
          <w:t>5</w:t>
        </w:r>
      </w:fldSimple>
      <w:r>
        <w:t xml:space="preserve">: Python </w:t>
      </w:r>
      <w:r w:rsidR="005B42A4">
        <w:t>code</w:t>
      </w:r>
      <w:r w:rsidR="00792744">
        <w:t xml:space="preserve"> </w:t>
      </w:r>
      <w:r>
        <w:t xml:space="preserve">showing </w:t>
      </w:r>
      <w:r w:rsidR="007754F5">
        <w:t>image capture of unidentified subject</w:t>
      </w:r>
      <w:bookmarkEnd w:id="312"/>
    </w:p>
    <w:p w14:paraId="1E66F267" w14:textId="77777777" w:rsidR="00CB6E37" w:rsidRPr="00CB6E37" w:rsidRDefault="00CB6E37" w:rsidP="00CB6E37">
      <w:pPr>
        <w:rPr>
          <w:lang w:eastAsia="en-US"/>
        </w:rPr>
      </w:pPr>
    </w:p>
    <w:p w14:paraId="7D4E75DC" w14:textId="5E93A344" w:rsidR="008D2D4B" w:rsidRPr="00450B4E" w:rsidRDefault="008D2D4B" w:rsidP="00CB6E37">
      <w:pPr>
        <w:pStyle w:val="Heading3"/>
        <w:keepNext w:val="0"/>
        <w:keepLines w:val="0"/>
      </w:pPr>
      <w:bookmarkStart w:id="313" w:name="_Toc17899719"/>
      <w:r>
        <w:t>5.</w:t>
      </w:r>
      <w:r w:rsidR="00161A39">
        <w:t>3</w:t>
      </w:r>
      <w:r w:rsidR="00E95AD0">
        <w:t>.3</w:t>
      </w:r>
      <w:r>
        <w:t xml:space="preserve"> </w:t>
      </w:r>
      <w:r w:rsidRPr="00450B4E">
        <w:t>Power Outage Considerations</w:t>
      </w:r>
      <w:bookmarkEnd w:id="313"/>
    </w:p>
    <w:p w14:paraId="460C7C59" w14:textId="77777777" w:rsidR="008D2D4B" w:rsidRDefault="008D2D4B" w:rsidP="00CB6E37">
      <w:r>
        <w:t>If, in the unlikely event that the Pi is forced to be rebooted, measurements are to be taken to ensure the surveillance system remains functional. This can be remedied using a shell script and Crontab, a background process that allows for execution of scripts at set times. The shell script ‘launcher.sh’ was created with the following content:</w:t>
      </w:r>
    </w:p>
    <w:p w14:paraId="680B2CE2" w14:textId="77777777" w:rsidR="008D2D4B" w:rsidRDefault="008D2D4B" w:rsidP="00CB6E37"/>
    <w:p w14:paraId="0FC5D00B" w14:textId="77777777" w:rsidR="008D2D4B" w:rsidRPr="000B206D" w:rsidRDefault="008D2D4B" w:rsidP="00CB6E37">
      <w:pPr>
        <w:rPr>
          <w:i/>
          <w:noProof/>
        </w:rPr>
      </w:pPr>
      <w:r w:rsidRPr="000B206D">
        <w:rPr>
          <w:i/>
          <w:noProof/>
        </w:rPr>
        <w:t>sudo python3 surveillance.py</w:t>
      </w:r>
    </w:p>
    <w:p w14:paraId="32CAE5BA" w14:textId="77777777" w:rsidR="008D2D4B" w:rsidRDefault="008D2D4B" w:rsidP="00CB6E37"/>
    <w:p w14:paraId="2CDBDF19" w14:textId="77777777" w:rsidR="008D2D4B" w:rsidRDefault="008D2D4B" w:rsidP="00CB6E37">
      <w:r>
        <w:t>Once the shell script is created, it must be incorporated into Crontab which can set the script to automatically fire after a reboot using the following command:</w:t>
      </w:r>
    </w:p>
    <w:p w14:paraId="0A0A8359" w14:textId="77777777" w:rsidR="008D2D4B" w:rsidRDefault="008D2D4B" w:rsidP="00CB6E37"/>
    <w:p w14:paraId="505DA8D3" w14:textId="77777777" w:rsidR="008D2D4B" w:rsidRPr="000B206D" w:rsidRDefault="008D2D4B" w:rsidP="00CB6E37">
      <w:pPr>
        <w:rPr>
          <w:i/>
          <w:noProof/>
        </w:rPr>
      </w:pPr>
      <w:r w:rsidRPr="000B206D">
        <w:rPr>
          <w:i/>
          <w:noProof/>
        </w:rPr>
        <w:t>@reboot sh /home/pi/MSc_Surveillance/launcher.sh &gt;/home/pi/logs/cronlog 2&gt;&amp;1</w:t>
      </w:r>
    </w:p>
    <w:p w14:paraId="34228909" w14:textId="77777777" w:rsidR="008D2D4B" w:rsidRDefault="008D2D4B" w:rsidP="00CB6E37"/>
    <w:p w14:paraId="11E590D3" w14:textId="05378103" w:rsidR="00161A39" w:rsidRDefault="008D2D4B" w:rsidP="00CB6E37">
      <w:r>
        <w:t xml:space="preserve">This will force the shell script containing instructions to execute ‘surveillance.py’ upon start-up, ensuring the camera remains on at all times when </w:t>
      </w:r>
      <w:r w:rsidR="00161A39">
        <w:t>the Raspberry Pi is powered on.</w:t>
      </w:r>
    </w:p>
    <w:p w14:paraId="4385CB3D" w14:textId="6437A256" w:rsidR="00E95AD0" w:rsidRDefault="00E95AD0" w:rsidP="00E95AD0">
      <w:pPr>
        <w:pStyle w:val="Heading3"/>
      </w:pPr>
      <w:bookmarkStart w:id="314" w:name="_Toc17899720"/>
      <w:r>
        <w:lastRenderedPageBreak/>
        <w:t>5.3.4 Security Implementation</w:t>
      </w:r>
      <w:bookmarkEnd w:id="314"/>
    </w:p>
    <w:p w14:paraId="45109BE9" w14:textId="12272D98" w:rsidR="00C65582" w:rsidRDefault="00C65582" w:rsidP="00E95AD0">
      <w:r>
        <w:t xml:space="preserve">This section aims to deal with security related issues on the </w:t>
      </w:r>
      <w:proofErr w:type="spellStart"/>
      <w:r>
        <w:t>RPi</w:t>
      </w:r>
      <w:proofErr w:type="spellEnd"/>
      <w:r>
        <w:t xml:space="preserve"> in accordance with the IoT Security Foundations </w:t>
      </w:r>
      <w:r w:rsidR="007C6194">
        <w:t>guidelines. By fulfilling the relevant requirements set by the foundation, the hypothesis is the device will secure enough to protect against the attacks outlined in Section 2.5. The following areas of security were tackled:</w:t>
      </w:r>
    </w:p>
    <w:p w14:paraId="569DBCA9" w14:textId="77777777" w:rsidR="00E95AD0" w:rsidRDefault="00E95AD0" w:rsidP="00E95AD0"/>
    <w:p w14:paraId="5FD31B9A" w14:textId="332E7078" w:rsidR="00E95AD0" w:rsidRDefault="00E95AD0" w:rsidP="00E95AD0">
      <w:r w:rsidRPr="007C6194">
        <w:rPr>
          <w:b/>
          <w:u w:val="single"/>
        </w:rPr>
        <w:t>Password Handling &amp; Access Privileges</w:t>
      </w:r>
      <w:r w:rsidR="007C6194">
        <w:rPr>
          <w:b/>
        </w:rPr>
        <w:t>:</w:t>
      </w:r>
      <w:r w:rsidR="007C6194">
        <w:t xml:space="preserve"> </w:t>
      </w:r>
      <w:r>
        <w:t xml:space="preserve">Change both the default username and password. Protocols such as SSH require both a username and password to access a remote device. The default username and password for the </w:t>
      </w:r>
      <w:commentRangeStart w:id="315"/>
      <w:proofErr w:type="spellStart"/>
      <w:ins w:id="316" w:author="Anna Lito Michala" w:date="2019-08-29T13:39:00Z">
        <w:r w:rsidR="00BB2453">
          <w:t>R</w:t>
        </w:r>
      </w:ins>
      <w:r>
        <w:t>Pi</w:t>
      </w:r>
      <w:commentRangeEnd w:id="315"/>
      <w:proofErr w:type="spellEnd"/>
      <w:r w:rsidR="00BB2453">
        <w:rPr>
          <w:rStyle w:val="CommentReference"/>
        </w:rPr>
        <w:commentReference w:id="315"/>
      </w:r>
      <w:r>
        <w:t xml:space="preserve"> is ‘pi’ and ‘raspberry’ for all devices. By changing these we add another layer of security by limiting the amount of information an individual with malicious intent has. </w:t>
      </w: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 This is in accordance with requirement</w:t>
      </w:r>
      <w:r w:rsidRPr="001B0D98">
        <w:t xml:space="preserve"> 2.4.5.1</w:t>
      </w:r>
      <w:r>
        <w:t xml:space="preserve"> of the IoT Security Guidelines.</w:t>
      </w:r>
    </w:p>
    <w:p w14:paraId="40D6BE95" w14:textId="77777777" w:rsidR="00E95AD0" w:rsidRDefault="00E95AD0" w:rsidP="00E95AD0"/>
    <w:p w14:paraId="65601910" w14:textId="190C5F6D" w:rsidR="00E95AD0" w:rsidRDefault="00E95AD0" w:rsidP="00E95AD0">
      <w:r w:rsidRPr="007C6194">
        <w:rPr>
          <w:b/>
          <w:u w:val="single"/>
        </w:rPr>
        <w:t>Firewall Protection</w:t>
      </w:r>
      <w:r w:rsidR="007C6194" w:rsidRPr="007C6194">
        <w:rPr>
          <w:b/>
        </w:rPr>
        <w:t>:</w:t>
      </w:r>
      <w:r w:rsidR="007C6194">
        <w:t xml:space="preserve"> </w:t>
      </w:r>
      <w:r>
        <w:t>By default, the firewall available on the Raspbian operating system is not configured and must be set up by the user. A firewall is used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DDoS attacks against a Raspberry Pi model, suggesting this approach being highly effective </w:t>
      </w:r>
      <w:r w:rsidRPr="002C44C7">
        <w:rPr>
          <w:rFonts w:eastAsiaTheme="majorEastAsia"/>
        </w:rPr>
        <w:t>(Patel and Upadhyay, 2018)</w:t>
      </w:r>
      <w:r w:rsidRPr="003E6351">
        <w:t>.</w:t>
      </w:r>
    </w:p>
    <w:p w14:paraId="32AE7865" w14:textId="77777777" w:rsidR="00E95AD0" w:rsidRDefault="00E95AD0" w:rsidP="00E95AD0"/>
    <w:p w14:paraId="3A009CD8" w14:textId="2F249040" w:rsidR="00E95AD0" w:rsidRDefault="00E95AD0" w:rsidP="00E95AD0">
      <w:proofErr w:type="spellStart"/>
      <w:r w:rsidRPr="007C6194">
        <w:rPr>
          <w:b/>
          <w:u w:val="single"/>
        </w:rPr>
        <w:t>WatchDog</w:t>
      </w:r>
      <w:proofErr w:type="spellEnd"/>
      <w:r w:rsidR="007C6194" w:rsidRPr="007C6194">
        <w:rPr>
          <w:b/>
          <w:u w:val="single"/>
        </w:rPr>
        <w:t xml:space="preserve"> Implementation</w:t>
      </w:r>
      <w:r w:rsidR="007C6194" w:rsidRPr="007C6194">
        <w:rPr>
          <w:b/>
        </w:rPr>
        <w:t>:</w:t>
      </w:r>
      <w:r w:rsidR="007C6194">
        <w:t xml:space="preserve"> </w:t>
      </w:r>
      <w:r>
        <w:t xml:space="preserve">When dealing with small boards such as the </w:t>
      </w:r>
      <w:proofErr w:type="spellStart"/>
      <w:r>
        <w:t>RPi</w:t>
      </w:r>
      <w:proofErr w:type="spellEnd"/>
      <w:r>
        <w:t xml:space="preserve">, the possibility of the device crashing is always a </w:t>
      </w:r>
      <w:del w:id="317" w:author="Anna Lito Michala" w:date="2019-08-29T13:41:00Z">
        <w:r w:rsidDel="00BB2453">
          <w:delText>possibility</w:delText>
        </w:r>
      </w:del>
      <w:proofErr w:type="spellStart"/>
      <w:ins w:id="318" w:author="Anna Lito Michala" w:date="2019-08-29T13:41:00Z">
        <w:r w:rsidR="00BB2453">
          <w:t>considereation</w:t>
        </w:r>
      </w:ins>
      <w:proofErr w:type="spellEnd"/>
      <w:r>
        <w:t xml:space="preserve">. A </w:t>
      </w:r>
      <w:proofErr w:type="spellStart"/>
      <w:r w:rsidRPr="001B0D98">
        <w:t>WatchDog</w:t>
      </w:r>
      <w:proofErr w:type="spellEnd"/>
      <w:r w:rsidRPr="001B0D98">
        <w:t xml:space="preserve"> timer allows a device to detect and recover faults and can automate actions such as rebooting the device under the pretence that the device will fail or malfunction </w:t>
      </w:r>
      <w:r w:rsidRPr="001B0D98">
        <w:rPr>
          <w:rFonts w:eastAsiaTheme="majorEastAsia"/>
        </w:rPr>
        <w:t>(</w:t>
      </w:r>
      <w:proofErr w:type="spellStart"/>
      <w:r w:rsidRPr="001B0D98">
        <w:rPr>
          <w:rFonts w:eastAsiaTheme="majorEastAsia"/>
        </w:rPr>
        <w:t>SwitchDoc</w:t>
      </w:r>
      <w:proofErr w:type="spellEnd"/>
      <w:r w:rsidRPr="001B0D98">
        <w:rPr>
          <w:rFonts w:eastAsiaTheme="majorEastAsia"/>
        </w:rPr>
        <w:t xml:space="preserve"> Labs, 2014)</w:t>
      </w:r>
      <w:r>
        <w:t xml:space="preserve">. Installing the </w:t>
      </w:r>
      <w:proofErr w:type="spellStart"/>
      <w:r>
        <w:t>WatchDog</w:t>
      </w:r>
      <w:proofErr w:type="spellEnd"/>
      <w:r>
        <w:t xml:space="preserve"> timer can be carried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r w:rsidRPr="0082341A">
        <w:t>This is implemented in accordance with Requirement 2.4.5.6 by the IoT Security Foundation.</w:t>
      </w:r>
    </w:p>
    <w:p w14:paraId="4494F1C6" w14:textId="77777777" w:rsidR="00E95AD0" w:rsidRPr="00161A39" w:rsidRDefault="00E95AD0" w:rsidP="00161A39">
      <w:pPr>
        <w:keepNext/>
        <w:keepLines/>
      </w:pPr>
    </w:p>
    <w:p w14:paraId="3259D402" w14:textId="77777777" w:rsidR="00EB4C84" w:rsidRDefault="00EB4C84">
      <w:pPr>
        <w:spacing w:line="276" w:lineRule="auto"/>
        <w:ind w:left="284" w:right="284"/>
        <w:rPr>
          <w:rFonts w:eastAsiaTheme="majorEastAsia" w:cstheme="majorBidi"/>
          <w:sz w:val="30"/>
          <w:szCs w:val="26"/>
        </w:rPr>
      </w:pPr>
      <w:r>
        <w:br w:type="page"/>
      </w:r>
    </w:p>
    <w:p w14:paraId="444B8629" w14:textId="713FA996" w:rsidR="00404483" w:rsidRDefault="00404483" w:rsidP="00950FEE">
      <w:pPr>
        <w:pStyle w:val="Heading2"/>
      </w:pPr>
      <w:bookmarkStart w:id="319" w:name="_Toc17899721"/>
      <w:r>
        <w:lastRenderedPageBreak/>
        <w:t>5</w:t>
      </w:r>
      <w:r w:rsidR="00161A39">
        <w:t>.4</w:t>
      </w:r>
      <w:r>
        <w:t xml:space="preserve"> Application Development</w:t>
      </w:r>
      <w:bookmarkEnd w:id="319"/>
    </w:p>
    <w:p w14:paraId="20669AFA" w14:textId="77777777" w:rsidR="00404483" w:rsidRDefault="00404483" w:rsidP="00404483"/>
    <w:p w14:paraId="1B54389F" w14:textId="6880816E"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r w:rsidR="00D20344">
        <w:t xml:space="preserve"> The source code for the app is available on the authors GitHub</w:t>
      </w:r>
      <w:r w:rsidR="00D20344">
        <w:rPr>
          <w:rStyle w:val="FootnoteReference"/>
        </w:rPr>
        <w:footnoteReference w:id="2"/>
      </w:r>
      <w:r w:rsidR="00D20344">
        <w:t>.</w:t>
      </w:r>
    </w:p>
    <w:p w14:paraId="1126EBA4" w14:textId="77777777" w:rsidR="00077375" w:rsidRDefault="00077375" w:rsidP="00F23CBC"/>
    <w:p w14:paraId="2F7F4145" w14:textId="4FD5BC98" w:rsidR="00CB5E0C" w:rsidRDefault="00CB5E0C" w:rsidP="00CB6E37">
      <w:pPr>
        <w:pStyle w:val="Heading3"/>
      </w:pPr>
      <w:bookmarkStart w:id="320" w:name="_Toc17899722"/>
      <w:r>
        <w:t>5</w:t>
      </w:r>
      <w:r w:rsidR="00161A39">
        <w:t>.4</w:t>
      </w:r>
      <w:r>
        <w:t xml:space="preserve">.1 Initial </w:t>
      </w:r>
      <w:r w:rsidR="00854719">
        <w:t>Class Diagram</w:t>
      </w:r>
      <w:r>
        <w:t xml:space="preserve"> Model</w:t>
      </w:r>
      <w:bookmarkEnd w:id="320"/>
    </w:p>
    <w:p w14:paraId="3FF7D0FB" w14:textId="01960518" w:rsidR="00CB5E0C" w:rsidRDefault="00CB5E0C" w:rsidP="00CB6E37">
      <w:pPr>
        <w:keepNext/>
        <w:keepLines/>
      </w:pPr>
      <w:r>
        <w:t>This section attempts to detail the theoretical class diagram to be used for the</w:t>
      </w:r>
      <w:r w:rsidR="00442638">
        <w:t xml:space="preserve"> mobile application. To ensure two</w:t>
      </w:r>
      <w:r>
        <w:t xml:space="preserve">-factor authentication, the user must be logged in before being able to access images received via MQTT. </w:t>
      </w:r>
      <w:commentRangeStart w:id="321"/>
      <w:r w:rsidR="00442DAD">
        <w:t>Figure</w:t>
      </w:r>
      <w:r w:rsidR="00E0611D">
        <w:t xml:space="preserve"> 21</w:t>
      </w:r>
      <w:r>
        <w:t xml:space="preserve"> </w:t>
      </w:r>
      <w:commentRangeEnd w:id="321"/>
      <w:r w:rsidR="00BB2453">
        <w:rPr>
          <w:rStyle w:val="CommentReference"/>
        </w:rPr>
        <w:commentReference w:id="321"/>
      </w:r>
      <w:r>
        <w:t>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w:t>
      </w:r>
      <w:proofErr w:type="spellStart"/>
      <w:r>
        <w:t>MQTTMessageTransport</w:t>
      </w:r>
      <w:proofErr w:type="spellEnd"/>
      <w:r>
        <w:t>’ class has a direct relationship with the ‘</w:t>
      </w:r>
      <w:proofErr w:type="spellStart"/>
      <w:r>
        <w:t>MQTTImage</w:t>
      </w:r>
      <w:proofErr w:type="spellEnd"/>
      <w:r>
        <w:t>’ class as there can only ever be one ‘</w:t>
      </w:r>
      <w:proofErr w:type="spellStart"/>
      <w:r>
        <w:t>MQTTImage</w:t>
      </w:r>
      <w:proofErr w:type="spellEnd"/>
      <w:r>
        <w:t>’ for one ‘</w:t>
      </w:r>
      <w:proofErr w:type="spellStart"/>
      <w:r>
        <w:t>MQTTMessageTransport</w:t>
      </w:r>
      <w:proofErr w:type="spellEnd"/>
      <w:r>
        <w: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704F05D7" w:rsidR="00161A39" w:rsidRDefault="00CB5E0C" w:rsidP="00161A39">
      <w:pPr>
        <w:pStyle w:val="Caption"/>
        <w:jc w:val="center"/>
      </w:pPr>
      <w:bookmarkStart w:id="322" w:name="_Toc15564707"/>
      <w:bookmarkStart w:id="323" w:name="_Toc16606011"/>
      <w:bookmarkStart w:id="324" w:name="_Toc17228310"/>
      <w:bookmarkStart w:id="325" w:name="_Toc17394537"/>
      <w:bookmarkStart w:id="326" w:name="_Toc17899638"/>
      <w:bookmarkStart w:id="327" w:name="_Toc17899774"/>
      <w:r>
        <w:t xml:space="preserve">Figure </w:t>
      </w:r>
      <w:fldSimple w:instr=" SEQ Figure \* ARABIC ">
        <w:r w:rsidR="000A6166">
          <w:rPr>
            <w:noProof/>
          </w:rPr>
          <w:t>19</w:t>
        </w:r>
      </w:fldSimple>
      <w:r>
        <w:t>: UML Class Diagram highlighting the relationships between the user and MQTT interaction</w:t>
      </w:r>
      <w:bookmarkEnd w:id="322"/>
      <w:bookmarkEnd w:id="323"/>
      <w:bookmarkEnd w:id="324"/>
      <w:bookmarkEnd w:id="325"/>
      <w:bookmarkEnd w:id="326"/>
      <w:bookmarkEnd w:id="327"/>
    </w:p>
    <w:p w14:paraId="1593A5D1" w14:textId="2FF80111" w:rsidR="00161A39" w:rsidRDefault="00161A39" w:rsidP="00161A39">
      <w:pPr>
        <w:pStyle w:val="Caption"/>
      </w:pPr>
    </w:p>
    <w:p w14:paraId="520F5441" w14:textId="22D293AA" w:rsidR="00F94035" w:rsidRDefault="00F94035" w:rsidP="00EE3760">
      <w:pPr>
        <w:pStyle w:val="Heading3"/>
      </w:pPr>
      <w:bookmarkStart w:id="328" w:name="_Toc17899723"/>
      <w:r>
        <w:lastRenderedPageBreak/>
        <w:t>5.4.2 Account Creation and Login</w:t>
      </w:r>
      <w:bookmarkEnd w:id="328"/>
    </w:p>
    <w:p w14:paraId="42361111" w14:textId="78BC7F50" w:rsidR="00123631" w:rsidRDefault="00123631" w:rsidP="00EE3760">
      <w:pPr>
        <w:keepNext/>
        <w:keepLines/>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w:t>
      </w:r>
      <w:r w:rsidR="00643F3A">
        <w:rPr>
          <w:lang w:eastAsia="en-US"/>
        </w:rPr>
        <w:t>en</w:t>
      </w:r>
      <w:r>
        <w:rPr>
          <w:lang w:eastAsia="en-US"/>
        </w:rPr>
        <w:t xml:space="preserve">force good security standards, passwords must be at least six characters long and contain a number and special character. Passwords are always hidden from screen to prevent potential eavesdropping. </w:t>
      </w:r>
      <w:r w:rsidR="00643F3A">
        <w:rPr>
          <w:lang w:eastAsia="en-US"/>
        </w:rPr>
        <w:t>In terms of password storage, passwords will be stored using hash encryption.</w:t>
      </w:r>
    </w:p>
    <w:p w14:paraId="43B7C85D" w14:textId="131604D8" w:rsidR="00643F3A" w:rsidRDefault="00643F3A" w:rsidP="00F94035">
      <w:pPr>
        <w:rPr>
          <w:lang w:eastAsia="en-US"/>
        </w:rPr>
      </w:pPr>
    </w:p>
    <w:p w14:paraId="46236D35" w14:textId="43696C98" w:rsidR="00643F3A" w:rsidRDefault="00643F3A" w:rsidP="00643F3A">
      <w:pPr>
        <w:spacing w:line="276" w:lineRule="auto"/>
        <w:ind w:right="284"/>
      </w:pPr>
      <w:r>
        <w:t xml:space="preserve">As discussed in Section 2.6, password hashing in combination with a </w:t>
      </w:r>
      <w:r w:rsidRPr="00F7483A">
        <w:rPr>
          <w:i/>
        </w:rPr>
        <w:t>salt</w:t>
      </w:r>
      <w:r>
        <w:t xml:space="preserve"> is considered secure password storage and protects against security threats such as brute force attacks (outlined in Section 2.5.3). The SHA521 algorithm was chosen for the hash component as it was determined the most secure algorithm in the Literature Review. To highlight the efficiency of </w:t>
      </w:r>
      <w:r w:rsidRPr="00107204">
        <w:rPr>
          <w:i/>
        </w:rPr>
        <w:t>salt</w:t>
      </w:r>
      <w:r>
        <w:t xml:space="preserve"> password hashing, the term ‘password’ was hashed used various different types of hashes discussed in Section 2.6. Table 11 highlights the efficiency of the SHA521 and </w:t>
      </w:r>
      <w:r w:rsidRPr="00107204">
        <w:rPr>
          <w:i/>
        </w:rPr>
        <w:t>salt</w:t>
      </w:r>
      <w:r>
        <w:rPr>
          <w:i/>
        </w:rPr>
        <w:t xml:space="preserve"> </w:t>
      </w:r>
      <w:r w:rsidRPr="00107204">
        <w:t>combination showing a un</w:t>
      </w:r>
      <w:r>
        <w:t xml:space="preserve">ique </w:t>
      </w:r>
      <w:r w:rsidR="00CB6E37">
        <w:t>128-bit</w:t>
      </w:r>
      <w:r>
        <w:t xml:space="preserve"> length despite the same term being used both times</w:t>
      </w:r>
      <w:r w:rsidR="00C4456D">
        <w:t>, therefore this combination has been chosen for password storage.</w:t>
      </w:r>
    </w:p>
    <w:p w14:paraId="5821534F" w14:textId="77777777" w:rsidR="00643F3A" w:rsidRPr="00107204" w:rsidRDefault="00643F3A" w:rsidP="00171C5D"/>
    <w:tbl>
      <w:tblPr>
        <w:tblStyle w:val="PlainTable1"/>
        <w:tblW w:w="0" w:type="auto"/>
        <w:tblLook w:val="04A0" w:firstRow="1" w:lastRow="0" w:firstColumn="1" w:lastColumn="0" w:noHBand="0" w:noVBand="1"/>
      </w:tblPr>
      <w:tblGrid>
        <w:gridCol w:w="1696"/>
        <w:gridCol w:w="1276"/>
        <w:gridCol w:w="6044"/>
      </w:tblGrid>
      <w:tr w:rsidR="00643F3A" w14:paraId="05203BA4" w14:textId="77777777" w:rsidTr="00813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85DB5D" w14:textId="4B13EF88" w:rsidR="00643F3A" w:rsidRPr="006E15C8" w:rsidRDefault="00643F3A" w:rsidP="00813BD6">
            <w:pPr>
              <w:keepNext/>
              <w:keepLines/>
              <w:spacing w:line="276" w:lineRule="auto"/>
              <w:ind w:right="284"/>
              <w:jc w:val="center"/>
              <w:rPr>
                <w:rFonts w:asciiTheme="majorHAnsi" w:hAnsiTheme="majorHAnsi" w:cstheme="majorHAnsi"/>
                <w:sz w:val="20"/>
              </w:rPr>
            </w:pPr>
            <w:r w:rsidRPr="006E15C8">
              <w:rPr>
                <w:rFonts w:asciiTheme="majorHAnsi" w:hAnsiTheme="majorHAnsi" w:cstheme="majorHAnsi"/>
                <w:sz w:val="20"/>
              </w:rPr>
              <w:t>Algorithm</w:t>
            </w:r>
          </w:p>
        </w:tc>
        <w:tc>
          <w:tcPr>
            <w:tcW w:w="1276" w:type="dxa"/>
          </w:tcPr>
          <w:p w14:paraId="573D3435"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Attempt</w:t>
            </w:r>
          </w:p>
        </w:tc>
        <w:tc>
          <w:tcPr>
            <w:tcW w:w="6044" w:type="dxa"/>
          </w:tcPr>
          <w:p w14:paraId="6208C2A6"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Result</w:t>
            </w:r>
          </w:p>
        </w:tc>
      </w:tr>
      <w:tr w:rsidR="00643F3A" w14:paraId="6A8DE4CD" w14:textId="77777777" w:rsidTr="00813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09CB42E"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56B92BFD"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18D97C9A"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73718B7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08F89E7"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7DAA3F4D"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074B6BC1" w14:textId="77777777"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5224DD61" w14:textId="77777777" w:rsidTr="00813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696" w:type="dxa"/>
          </w:tcPr>
          <w:p w14:paraId="6600A24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415E91C7"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2F4BCB2C"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w:t>
            </w:r>
            <w:r w:rsidR="00813BD6">
              <w:rPr>
                <w:rFonts w:asciiTheme="majorHAnsi" w:hAnsiTheme="majorHAnsi" w:cstheme="majorHAnsi"/>
                <w:sz w:val="20"/>
                <w:szCs w:val="12"/>
              </w:rPr>
              <w:t>3BBBC244EB82441917ED06D618B9008</w:t>
            </w:r>
            <w:r w:rsidRPr="00813BD6">
              <w:rPr>
                <w:rFonts w:asciiTheme="majorHAnsi" w:hAnsiTheme="majorHAnsi" w:cstheme="majorHAnsi"/>
                <w:sz w:val="20"/>
                <w:szCs w:val="12"/>
              </w:rPr>
              <w:t>DD09B3BEFD1B5E073</w:t>
            </w:r>
          </w:p>
          <w:p w14:paraId="23549F1D" w14:textId="70F91253" w:rsidR="00643F3A" w:rsidRPr="00813BD6" w:rsidRDefault="00813BD6"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Pr>
                <w:rFonts w:asciiTheme="majorHAnsi" w:hAnsiTheme="majorHAnsi" w:cstheme="majorHAnsi"/>
                <w:sz w:val="20"/>
                <w:szCs w:val="12"/>
              </w:rPr>
              <w:t>94C706A8BB980B1D77</w:t>
            </w:r>
            <w:r w:rsidR="00643F3A" w:rsidRPr="00813BD6">
              <w:rPr>
                <w:rFonts w:asciiTheme="majorHAnsi" w:hAnsiTheme="majorHAnsi" w:cstheme="majorHAnsi"/>
                <w:sz w:val="20"/>
                <w:szCs w:val="12"/>
              </w:rPr>
              <w:t>85E5976EC049B46DF5F1326AF5A2EA6D10</w:t>
            </w:r>
          </w:p>
          <w:p w14:paraId="0068DE4D"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sz w:val="20"/>
                <w:szCs w:val="12"/>
              </w:rPr>
            </w:pPr>
            <w:r w:rsidRPr="00813BD6">
              <w:rPr>
                <w:rFonts w:asciiTheme="majorHAnsi" w:hAnsiTheme="majorHAnsi" w:cstheme="majorHAnsi"/>
                <w:sz w:val="20"/>
                <w:szCs w:val="12"/>
              </w:rPr>
              <w:t>3FD07C95385FFAB0CACBC86</w:t>
            </w:r>
          </w:p>
        </w:tc>
      </w:tr>
      <w:tr w:rsidR="00643F3A" w14:paraId="2A63CA1B"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B4DAEEC"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1E3C9669"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18410F6C"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B109F3BBBC244EB82441917ED06D618B9008DD09B3BEFD1B5E073</w:t>
            </w:r>
          </w:p>
          <w:p w14:paraId="12F96BE4"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94C706A8BB980B1D7785E5976EC049B46DF5F1326AF5A2EA6D10</w:t>
            </w:r>
          </w:p>
          <w:p w14:paraId="000A68D1" w14:textId="05ACD283" w:rsidR="00643F3A"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szCs w:val="12"/>
              </w:rPr>
              <w:t>3FD07C95385FFAB0CACBC86</w:t>
            </w:r>
          </w:p>
        </w:tc>
      </w:tr>
      <w:tr w:rsidR="00643F3A" w14:paraId="6504A835" w14:textId="77777777" w:rsidTr="00813BD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96" w:type="dxa"/>
          </w:tcPr>
          <w:p w14:paraId="514D3FC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1B94B832"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0CB8433D"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4E2589EE5A155A86AC912A5D34755F0E3A7D1F595914373DA638C</w:t>
            </w:r>
          </w:p>
          <w:p w14:paraId="76AF643A"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20FECD7256EA1647069A2BB48AC421111A875D7F4294C72362925</w:t>
            </w:r>
          </w:p>
          <w:p w14:paraId="3FC0DDAA" w14:textId="5B300686"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90302497F84F19E7227D80</w:t>
            </w:r>
          </w:p>
        </w:tc>
      </w:tr>
      <w:tr w:rsidR="00643F3A" w14:paraId="4FA1F00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7EB5F734"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25D9930F"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7F331571"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BED4EFA1D4FDBD954BD3705D6A2A78270EC9A52ECFBFB010C618</w:t>
            </w:r>
          </w:p>
          <w:p w14:paraId="5E175EC4"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62AF5C76AF1761FFEB1AEF6ACA1BF5D02B3781AA854FABD2B69C7</w:t>
            </w:r>
          </w:p>
          <w:p w14:paraId="158FFB21" w14:textId="58D54791"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90DE74E17ECFEC3CB6AC4BF</w:t>
            </w:r>
          </w:p>
        </w:tc>
      </w:tr>
    </w:tbl>
    <w:p w14:paraId="32C17113" w14:textId="6D396B94" w:rsidR="00643F3A" w:rsidRDefault="00643F3A" w:rsidP="00EB4C84">
      <w:pPr>
        <w:pStyle w:val="Caption"/>
        <w:jc w:val="center"/>
      </w:pPr>
      <w:bookmarkStart w:id="329" w:name="_Toc17899794"/>
      <w:r>
        <w:t xml:space="preserve">Table </w:t>
      </w:r>
      <w:fldSimple w:instr=" SEQ Table \* ARABIC ">
        <w:r w:rsidR="009F3952">
          <w:rPr>
            <w:noProof/>
          </w:rPr>
          <w:t>11</w:t>
        </w:r>
      </w:fldSimple>
      <w:r>
        <w:t>: Comparison of hashing algorithms using the term 'password'</w:t>
      </w:r>
      <w:bookmarkEnd w:id="329"/>
    </w:p>
    <w:p w14:paraId="7D9B1BA1" w14:textId="77777777" w:rsidR="00EB4C84" w:rsidRPr="00EB4C84" w:rsidRDefault="00EB4C84" w:rsidP="00EB4C84">
      <w:pPr>
        <w:rPr>
          <w:rFonts w:eastAsiaTheme="majorEastAsia"/>
          <w:lang w:eastAsia="en-US"/>
        </w:rPr>
      </w:pPr>
    </w:p>
    <w:p w14:paraId="421BA48B" w14:textId="77777777" w:rsidR="00643F3A" w:rsidRDefault="00643F3A" w:rsidP="00643F3A">
      <w:pPr>
        <w:keepNext/>
        <w:keepLines/>
        <w:rPr>
          <w:rFonts w:eastAsiaTheme="majorEastAsia"/>
        </w:rPr>
      </w:pPr>
      <w:r>
        <w:rPr>
          <w:rFonts w:eastAsiaTheme="majorEastAsia"/>
        </w:rPr>
        <w:t xml:space="preserve">To achieve this standard of password security, Microsoft’s Cryptography package was used (referenced in Section 3.5) to generate both the hash and the salt result of when a user registers on an app. </w:t>
      </w:r>
      <w:commentRangeStart w:id="330"/>
      <w:r>
        <w:rPr>
          <w:rFonts w:eastAsiaTheme="majorEastAsia"/>
        </w:rPr>
        <w:t xml:space="preserve">Code Fragment 7 </w:t>
      </w:r>
      <w:commentRangeEnd w:id="330"/>
      <w:r w:rsidR="00BB6645">
        <w:rPr>
          <w:rStyle w:val="CommentReference"/>
        </w:rPr>
        <w:commentReference w:id="330"/>
      </w:r>
      <w:r>
        <w:rPr>
          <w:rFonts w:eastAsiaTheme="majorEastAsia"/>
        </w:rPr>
        <w:t xml:space="preserve">shows the steps required to generate an SHA521 </w:t>
      </w:r>
      <w:r w:rsidRPr="00E55033">
        <w:rPr>
          <w:rFonts w:eastAsiaTheme="majorEastAsia"/>
          <w:i/>
        </w:rPr>
        <w:t>salted</w:t>
      </w:r>
      <w:r>
        <w:rPr>
          <w:rFonts w:eastAsiaTheme="majorEastAsia"/>
        </w:rPr>
        <w:t xml:space="preserve"> hash with both the salt and password being converted into a byte array separately and appended. An additional array is then created for the computed hash using the algorithm. The hashed bytes data is then added to a final array with the original </w:t>
      </w:r>
      <w:r w:rsidRPr="00E55033">
        <w:rPr>
          <w:rFonts w:eastAsiaTheme="majorEastAsia"/>
          <w:i/>
        </w:rPr>
        <w:t>salt</w:t>
      </w:r>
      <w:r>
        <w:rPr>
          <w:rFonts w:eastAsiaTheme="majorEastAsia"/>
        </w:rPr>
        <w:t xml:space="preserve"> bytes appended in the end. Finally, the string is converted to Base64 format so it can then be stored within the database.</w:t>
      </w:r>
    </w:p>
    <w:p w14:paraId="39843CA4" w14:textId="77777777" w:rsidR="00643F3A" w:rsidRDefault="00643F3A" w:rsidP="00643F3A">
      <w:pPr>
        <w:spacing w:line="276" w:lineRule="auto"/>
        <w:ind w:right="284"/>
        <w:rPr>
          <w:rFonts w:eastAsiaTheme="majorEastAsia" w:cstheme="majorBidi"/>
          <w:sz w:val="30"/>
          <w:szCs w:val="26"/>
        </w:rPr>
      </w:pPr>
    </w:p>
    <w:p w14:paraId="211738BF"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04712">
        <w:rPr>
          <w:rFonts w:ascii="Courier New" w:hAnsi="Courier New" w:cs="Courier New"/>
          <w:noProof/>
          <w:sz w:val="20"/>
          <w:szCs w:val="20"/>
        </w:rPr>
        <w:t>public string ComputeHash(stri</w:t>
      </w:r>
      <w:r>
        <w:rPr>
          <w:rFonts w:ascii="Courier New" w:hAnsi="Courier New" w:cs="Courier New"/>
          <w:noProof/>
          <w:sz w:val="20"/>
          <w:szCs w:val="20"/>
        </w:rPr>
        <w:t>ng plainText, byte[] saltBytes)</w:t>
      </w:r>
    </w:p>
    <w:p w14:paraId="12E8B0B6"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03CFE7E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04712">
        <w:rPr>
          <w:rFonts w:ascii="Courier New" w:hAnsi="Courier New" w:cs="Courier New"/>
          <w:noProof/>
          <w:sz w:val="20"/>
          <w:szCs w:val="20"/>
          <w:shd w:val="clear" w:color="auto" w:fill="FFFFFF" w:themeFill="background1"/>
        </w:rPr>
        <w:t>byte[] plainTextBytes = Encoding.UTF8.GetBytes(plainText);</w:t>
      </w:r>
    </w:p>
    <w:p w14:paraId="59FF20DD" w14:textId="77777777" w:rsidR="00643F3A" w:rsidRPr="00F0471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byte[] plainTextWithSaltBytes =</w:t>
      </w:r>
    </w:p>
    <w:p w14:paraId="2B9CA9BC" w14:textId="77777777" w:rsidR="00643F3A" w:rsidRPr="007F1BCC" w:rsidRDefault="00643F3A" w:rsidP="00643F3A">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F04712">
        <w:rPr>
          <w:rFonts w:ascii="Courier New" w:hAnsi="Courier New" w:cs="Courier New"/>
          <w:noProof/>
          <w:sz w:val="20"/>
          <w:szCs w:val="20"/>
        </w:rPr>
        <w:t xml:space="preserve">                    new byte[plainTextBytes.Length + saltBytes.Length];</w:t>
      </w:r>
    </w:p>
    <w:p w14:paraId="342856E8"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0A9AD24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plainTextBytes.Length; i++)</w:t>
      </w:r>
    </w:p>
    <w:p w14:paraId="7082D3DF"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04712">
        <w:rPr>
          <w:rFonts w:ascii="Courier New" w:hAnsi="Courier New" w:cs="Courier New"/>
          <w:noProof/>
          <w:sz w:val="20"/>
          <w:szCs w:val="20"/>
        </w:rPr>
        <w:t>plainTextWithSaltBytes[i] = plainTextBytes[i];</w:t>
      </w:r>
    </w:p>
    <w:p w14:paraId="6607148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38ABB5C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saltBytes.Length; i++)</w:t>
      </w:r>
    </w:p>
    <w:p w14:paraId="2E6A076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plainTextWithSaltBytes[plainTextBytes.Length + i] = </w:t>
      </w:r>
    </w:p>
    <w:p w14:paraId="34AB18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saltBytes[i];</w:t>
      </w:r>
      <w:r>
        <w:rPr>
          <w:rFonts w:ascii="Courier New" w:hAnsi="Courier New" w:cs="Courier New"/>
          <w:noProof/>
          <w:sz w:val="20"/>
          <w:szCs w:val="20"/>
        </w:rPr>
        <w:tab/>
      </w:r>
    </w:p>
    <w:p w14:paraId="22E10372"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p>
    <w:p w14:paraId="2D4DFEC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Pr="00F04712">
        <w:rPr>
          <w:rFonts w:ascii="Courier New" w:hAnsi="Courier New" w:cs="Courier New"/>
          <w:noProof/>
          <w:sz w:val="20"/>
          <w:szCs w:val="20"/>
        </w:rPr>
        <w:t>HashAlgorithm sha521 = new SHA512Managed();</w:t>
      </w:r>
      <w:r>
        <w:rPr>
          <w:rFonts w:ascii="Courier New" w:hAnsi="Courier New" w:cs="Courier New"/>
          <w:noProof/>
          <w:sz w:val="20"/>
          <w:szCs w:val="20"/>
        </w:rPr>
        <w:tab/>
      </w:r>
    </w:p>
    <w:p w14:paraId="24334A38"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t>byte[] hashBytes=</w:t>
      </w:r>
      <w:r w:rsidRPr="00F04712">
        <w:rPr>
          <w:rFonts w:ascii="Courier New" w:hAnsi="Courier New" w:cs="Courier New"/>
          <w:noProof/>
          <w:sz w:val="20"/>
          <w:szCs w:val="20"/>
        </w:rPr>
        <w:t>sha521.Comp</w:t>
      </w:r>
      <w:r>
        <w:rPr>
          <w:rFonts w:ascii="Courier New" w:hAnsi="Courier New" w:cs="Courier New"/>
          <w:noProof/>
          <w:sz w:val="20"/>
          <w:szCs w:val="20"/>
        </w:rPr>
        <w:t>uteHash(plainTextWithSaltBytes)</w:t>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5EB315D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759CE9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Pr="00F04712">
        <w:rPr>
          <w:rFonts w:ascii="Courier New" w:hAnsi="Courier New" w:cs="Courier New"/>
          <w:noProof/>
          <w:sz w:val="20"/>
          <w:szCs w:val="20"/>
        </w:rPr>
        <w:t>for (int i = 0; i &lt; hashBytes.Length; i++)</w:t>
      </w:r>
      <w:r w:rsidRPr="00F04712">
        <w:rPr>
          <w:rFonts w:ascii="Courier New" w:hAnsi="Courier New" w:cs="Courier New"/>
          <w:noProof/>
          <w:sz w:val="20"/>
          <w:szCs w:val="20"/>
        </w:rPr>
        <w:tab/>
      </w:r>
    </w:p>
    <w:p w14:paraId="6B576FD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hashWithSaltBytes[i] = hashBytes[i];</w:t>
      </w:r>
      <w:r w:rsidRPr="00CF1244">
        <w:rPr>
          <w:rFonts w:ascii="Courier New" w:hAnsi="Courier New" w:cs="Courier New"/>
          <w:noProof/>
          <w:sz w:val="20"/>
          <w:szCs w:val="20"/>
        </w:rPr>
        <w:t xml:space="preserve"> </w:t>
      </w:r>
    </w:p>
    <w:p w14:paraId="146B588A"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CF1244">
        <w:rPr>
          <w:rFonts w:ascii="Courier New" w:hAnsi="Courier New" w:cs="Courier New"/>
          <w:noProof/>
          <w:sz w:val="20"/>
          <w:szCs w:val="20"/>
        </w:rPr>
        <w:t xml:space="preserve"> </w:t>
      </w:r>
    </w:p>
    <w:p w14:paraId="7530654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string hashValue=</w:t>
      </w:r>
      <w:r w:rsidRPr="00F04712">
        <w:rPr>
          <w:rFonts w:ascii="Courier New" w:hAnsi="Courier New" w:cs="Courier New"/>
          <w:noProof/>
          <w:sz w:val="20"/>
          <w:szCs w:val="20"/>
        </w:rPr>
        <w:t>Convert.ToBase64String(hashWithSaltBytes);</w:t>
      </w:r>
      <w:r>
        <w:rPr>
          <w:rFonts w:ascii="Courier New" w:hAnsi="Courier New" w:cs="Courier New"/>
          <w:noProof/>
          <w:sz w:val="20"/>
          <w:szCs w:val="20"/>
        </w:rPr>
        <w:tab/>
      </w:r>
    </w:p>
    <w:p w14:paraId="5CAAF32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04712">
        <w:rPr>
          <w:rFonts w:ascii="Courier New" w:hAnsi="Courier New" w:cs="Courier New"/>
          <w:noProof/>
          <w:sz w:val="20"/>
          <w:szCs w:val="20"/>
        </w:rPr>
        <w:t>return hashValue;</w:t>
      </w:r>
      <w:r>
        <w:rPr>
          <w:rFonts w:ascii="Courier New" w:hAnsi="Courier New" w:cs="Courier New"/>
          <w:noProof/>
          <w:sz w:val="20"/>
          <w:szCs w:val="20"/>
        </w:rPr>
        <w:tab/>
      </w:r>
    </w:p>
    <w:p w14:paraId="253F9B74" w14:textId="77777777" w:rsidR="00643F3A" w:rsidRPr="001B1CAE" w:rsidRDefault="00643F3A" w:rsidP="00643F3A">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t>}</w:t>
      </w:r>
    </w:p>
    <w:p w14:paraId="48EB4C67" w14:textId="09190FAA" w:rsidR="00643F3A" w:rsidRPr="00FD66D2" w:rsidRDefault="00643F3A" w:rsidP="00EB4C84">
      <w:pPr>
        <w:pStyle w:val="Caption"/>
        <w:jc w:val="center"/>
      </w:pPr>
      <w:bookmarkStart w:id="331" w:name="_Toc17899807"/>
      <w:r>
        <w:t xml:space="preserve">Code Fragment </w:t>
      </w:r>
      <w:fldSimple w:instr=" SEQ Code_Fragment \* ARABIC ">
        <w:r w:rsidR="009F3952">
          <w:rPr>
            <w:noProof/>
          </w:rPr>
          <w:t>6</w:t>
        </w:r>
      </w:fldSimple>
      <w:r>
        <w:t>: C# Pseudocode showing password encryption with SHA512 + Salt</w:t>
      </w:r>
      <w:bookmarkEnd w:id="331"/>
    </w:p>
    <w:p w14:paraId="08DC09F4" w14:textId="77777777" w:rsidR="00EB4C84" w:rsidRDefault="00EB4C84" w:rsidP="00643F3A">
      <w:pPr>
        <w:rPr>
          <w:rFonts w:eastAsiaTheme="majorEastAsia"/>
          <w:lang w:eastAsia="en-US"/>
        </w:rPr>
      </w:pPr>
    </w:p>
    <w:p w14:paraId="524D4F50" w14:textId="0141F133" w:rsidR="00643F3A" w:rsidRDefault="00643F3A" w:rsidP="00EB4C84">
      <w:pPr>
        <w:rPr>
          <w:rFonts w:eastAsiaTheme="majorEastAsia"/>
          <w:lang w:eastAsia="en-US"/>
        </w:rPr>
      </w:pPr>
      <w:r>
        <w:rPr>
          <w:rFonts w:eastAsiaTheme="majorEastAsia"/>
          <w:lang w:eastAsia="en-US"/>
        </w:rPr>
        <w:t>For a user to login, the text entered within the password field must be checked against the stored password for that particular user. Code Fragment 8 highlights the method ‘</w:t>
      </w:r>
      <w:proofErr w:type="spellStart"/>
      <w:r>
        <w:rPr>
          <w:rFonts w:eastAsiaTheme="majorEastAsia"/>
          <w:lang w:eastAsia="en-US"/>
        </w:rPr>
        <w:t>VerifyHash</w:t>
      </w:r>
      <w:proofErr w:type="spellEnd"/>
      <w:r>
        <w:rPr>
          <w:rFonts w:eastAsiaTheme="majorEastAsia"/>
          <w:lang w:eastAsia="en-US"/>
        </w:rPr>
        <w:t xml:space="preserve">’ which takes in the attempted password as parameter and the corresponding hashed password for that particular user. The hash is first converted from Base64 back into a byte array and creates a new hash algorithm using the SHA512 algorithm. As a precaution, the </w:t>
      </w:r>
      <w:r w:rsidRPr="00BA7005">
        <w:rPr>
          <w:rFonts w:eastAsiaTheme="majorEastAsia"/>
          <w:i/>
          <w:lang w:eastAsia="en-US"/>
        </w:rPr>
        <w:t>salted</w:t>
      </w:r>
      <w:r>
        <w:rPr>
          <w:rFonts w:eastAsiaTheme="majorEastAsia"/>
          <w:lang w:eastAsia="en-US"/>
        </w:rPr>
        <w:t xml:space="preserve"> hash </w:t>
      </w:r>
      <w:r w:rsidR="007C6194">
        <w:rPr>
          <w:rFonts w:eastAsiaTheme="majorEastAsia"/>
          <w:lang w:eastAsia="en-US"/>
        </w:rPr>
        <w:t>is checked</w:t>
      </w:r>
      <w:r>
        <w:rPr>
          <w:rFonts w:eastAsiaTheme="majorEastAsia"/>
          <w:lang w:eastAsia="en-US"/>
        </w:rPr>
        <w:t xml:space="preserve"> against the length in bytes of the algorithm, returning false if the lengths do not match. The original </w:t>
      </w:r>
      <w:r w:rsidRPr="00BA7005">
        <w:rPr>
          <w:rFonts w:eastAsiaTheme="majorEastAsia"/>
          <w:i/>
          <w:lang w:eastAsia="en-US"/>
        </w:rPr>
        <w:t>salt</w:t>
      </w:r>
      <w:r>
        <w:rPr>
          <w:rFonts w:eastAsiaTheme="majorEastAsia"/>
          <w:lang w:eastAsia="en-US"/>
        </w:rPr>
        <w:t xml:space="preserve"> byte data can then be separated by subtracting the length of the full </w:t>
      </w:r>
      <w:r w:rsidRPr="00BA7005">
        <w:rPr>
          <w:rFonts w:eastAsiaTheme="majorEastAsia"/>
          <w:i/>
          <w:lang w:eastAsia="en-US"/>
        </w:rPr>
        <w:t>salted</w:t>
      </w:r>
      <w:r>
        <w:rPr>
          <w:rFonts w:eastAsiaTheme="majorEastAsia"/>
          <w:lang w:eastAsia="en-US"/>
        </w:rPr>
        <w:t xml:space="preserve"> hash by the hash size in bytes. </w:t>
      </w:r>
      <w:r w:rsidR="007C6194">
        <w:rPr>
          <w:rFonts w:eastAsiaTheme="majorEastAsia"/>
          <w:lang w:eastAsia="en-US"/>
        </w:rPr>
        <w:t>Finally,</w:t>
      </w:r>
      <w:r>
        <w:rPr>
          <w:rFonts w:eastAsiaTheme="majorEastAsia"/>
          <w:lang w:eastAsia="en-US"/>
        </w:rPr>
        <w:t xml:space="preserve"> the </w:t>
      </w:r>
      <w:r w:rsidRPr="00BA7005">
        <w:rPr>
          <w:rFonts w:eastAsiaTheme="majorEastAsia"/>
          <w:i/>
          <w:lang w:eastAsia="en-US"/>
        </w:rPr>
        <w:t>salt</w:t>
      </w:r>
      <w:r>
        <w:rPr>
          <w:rFonts w:eastAsiaTheme="majorEastAsia"/>
          <w:lang w:eastAsia="en-US"/>
        </w:rPr>
        <w:t xml:space="preserve"> from the end of the hash is copied to the new array and the hash is computed using the plain text and </w:t>
      </w:r>
      <w:r w:rsidRPr="00BA7005">
        <w:rPr>
          <w:rFonts w:eastAsiaTheme="majorEastAsia"/>
          <w:i/>
          <w:lang w:eastAsia="en-US"/>
        </w:rPr>
        <w:t>salt</w:t>
      </w:r>
      <w:r>
        <w:rPr>
          <w:rFonts w:eastAsiaTheme="majorEastAsia"/>
          <w:lang w:eastAsia="en-US"/>
        </w:rPr>
        <w:t xml:space="preserve"> value, allowing for a successful login if the result matched the original password.</w:t>
      </w:r>
    </w:p>
    <w:p w14:paraId="59CEE29B" w14:textId="77777777" w:rsidR="00F6214F" w:rsidRDefault="00F6214F" w:rsidP="00EB4C84">
      <w:pPr>
        <w:rPr>
          <w:rFonts w:eastAsiaTheme="majorEastAsia"/>
          <w:lang w:eastAsia="en-US"/>
        </w:rPr>
      </w:pPr>
    </w:p>
    <w:p w14:paraId="7AE89104" w14:textId="77777777" w:rsidR="00643F3A" w:rsidRPr="001B1CAE" w:rsidRDefault="00643F3A" w:rsidP="00EE3760">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D66D2">
        <w:rPr>
          <w:rFonts w:ascii="Courier New" w:hAnsi="Courier New" w:cs="Courier New"/>
          <w:noProof/>
          <w:sz w:val="20"/>
          <w:szCs w:val="20"/>
        </w:rPr>
        <w:t>public bool VerifyHash(string plainText, string hashValue)</w:t>
      </w:r>
    </w:p>
    <w:p w14:paraId="4710484E" w14:textId="77777777"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6B2A9EF" w14:textId="7777777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D66D2">
        <w:rPr>
          <w:rFonts w:ascii="Courier New" w:hAnsi="Courier New" w:cs="Courier New"/>
          <w:noProof/>
          <w:sz w:val="20"/>
          <w:szCs w:val="20"/>
          <w:shd w:val="clear" w:color="auto" w:fill="FFFFFF" w:themeFill="background1"/>
        </w:rPr>
        <w:t>byte[] hashWithSaltBytes = Convert.FromBase64String(hashValue);</w:t>
      </w:r>
    </w:p>
    <w:p w14:paraId="1F2E083F" w14:textId="77777777" w:rsidR="00643F3A" w:rsidRPr="00FD66D2"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int hashSizeInBits, hashSizeInBytes;</w:t>
      </w:r>
      <w:r w:rsidRPr="00F04712">
        <w:rPr>
          <w:rFonts w:ascii="Courier New" w:hAnsi="Courier New" w:cs="Courier New"/>
          <w:noProof/>
          <w:sz w:val="20"/>
          <w:szCs w:val="20"/>
        </w:rPr>
        <w:t xml:space="preserve">          </w:t>
      </w:r>
    </w:p>
    <w:p w14:paraId="43FF2B3C" w14:textId="0D979FF9"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HashAlgorithm sha521 = new SHA512Managed();</w:t>
      </w:r>
    </w:p>
    <w:p w14:paraId="2F2A682D" w14:textId="0F70535F"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hashSizeInBits = 512;</w:t>
      </w:r>
      <w:r w:rsidR="00F6214F">
        <w:rPr>
          <w:rFonts w:ascii="Courier New" w:hAnsi="Courier New" w:cs="Courier New"/>
          <w:noProof/>
          <w:sz w:val="20"/>
          <w:szCs w:val="20"/>
        </w:rPr>
        <w:tab/>
      </w:r>
    </w:p>
    <w:p w14:paraId="08EB55DA" w14:textId="2582379A" w:rsidR="00643F3A" w:rsidRPr="007F1BCC" w:rsidRDefault="00643F3A" w:rsidP="00EE3760">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F6214F" w:rsidRPr="00F6214F">
        <w:rPr>
          <w:rFonts w:ascii="Courier New" w:hAnsi="Courier New" w:cs="Courier New"/>
          <w:noProof/>
          <w:sz w:val="20"/>
          <w:szCs w:val="20"/>
        </w:rPr>
        <w:t>hashSizeInBytes = hashSizeInBits / 8;</w:t>
      </w:r>
    </w:p>
    <w:p w14:paraId="474934F5" w14:textId="0DBCD881"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5E816DA6" w14:textId="434D5A1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if (hashWithSaltBytes.Length &lt; hashSizeInBytes)</w:t>
      </w:r>
      <w:r w:rsidR="00F6214F" w:rsidRPr="00F6214F">
        <w:rPr>
          <w:rFonts w:ascii="Courier New" w:hAnsi="Courier New" w:cs="Courier New"/>
          <w:noProof/>
          <w:sz w:val="20"/>
          <w:szCs w:val="20"/>
        </w:rPr>
        <w:tab/>
      </w:r>
    </w:p>
    <w:p w14:paraId="2658608F" w14:textId="7D7FFF66"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return false;</w:t>
      </w:r>
      <w:r>
        <w:rPr>
          <w:rFonts w:ascii="Courier New" w:hAnsi="Courier New" w:cs="Courier New"/>
          <w:noProof/>
          <w:sz w:val="20"/>
          <w:szCs w:val="20"/>
        </w:rPr>
        <w:tab/>
      </w:r>
      <w:r w:rsidRPr="00F04712">
        <w:rPr>
          <w:rFonts w:ascii="Courier New" w:hAnsi="Courier New" w:cs="Courier New"/>
          <w:noProof/>
          <w:sz w:val="20"/>
          <w:szCs w:val="20"/>
        </w:rPr>
        <w:t xml:space="preserve"> </w:t>
      </w:r>
    </w:p>
    <w:p w14:paraId="277D0CF7" w14:textId="79EB7A6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00F6214F">
        <w:rPr>
          <w:rFonts w:ascii="Courier New" w:hAnsi="Courier New" w:cs="Courier New"/>
          <w:noProof/>
          <w:sz w:val="20"/>
          <w:szCs w:val="20"/>
        </w:rPr>
        <w:tab/>
      </w:r>
    </w:p>
    <w:p w14:paraId="0367305B" w14:textId="355F2960"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byte[] saltBytes = new byte[hashWithSaltBytes.Length</w:t>
      </w:r>
      <w:r w:rsidR="00F6214F">
        <w:rPr>
          <w:rFonts w:ascii="Courier New" w:hAnsi="Courier New" w:cs="Courier New"/>
          <w:noProof/>
          <w:sz w:val="20"/>
          <w:szCs w:val="20"/>
        </w:rPr>
        <w:t xml:space="preserve"> - </w:t>
      </w:r>
      <w:r w:rsidR="00F6214F" w:rsidRPr="007F1BCC">
        <w:rPr>
          <w:rFonts w:ascii="Courier New" w:hAnsi="Courier New" w:cs="Courier New"/>
          <w:noProof/>
          <w:sz w:val="20"/>
          <w:szCs w:val="20"/>
        </w:rPr>
        <w:t xml:space="preserve"> </w:t>
      </w:r>
      <w:r>
        <w:rPr>
          <w:rFonts w:ascii="Courier New" w:hAnsi="Courier New" w:cs="Courier New"/>
          <w:noProof/>
          <w:sz w:val="20"/>
          <w:szCs w:val="20"/>
        </w:rPr>
        <w:tab/>
      </w:r>
    </w:p>
    <w:p w14:paraId="28B6D79F" w14:textId="70BDFDD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hashSizeInBytes];                     </w:t>
      </w:r>
    </w:p>
    <w:p w14:paraId="097AA9F5" w14:textId="68E025D5"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 </w:t>
      </w:r>
    </w:p>
    <w:p w14:paraId="41D6E283" w14:textId="7B6F25E4"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for (int i = 0; i &lt; saltBytes.Length; i++)</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p>
    <w:p w14:paraId="6BBC9281" w14:textId="28AFFA4D"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saltBytes[i] = hashWithSaltBytes[hashSizeInBytes + i];</w:t>
      </w:r>
    </w:p>
    <w:p w14:paraId="3C4D53AD" w14:textId="19FF80A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D66D2">
        <w:rPr>
          <w:rFonts w:ascii="Courier New" w:hAnsi="Courier New" w:cs="Courier New"/>
          <w:noProof/>
          <w:sz w:val="20"/>
          <w:szCs w:val="20"/>
        </w:rPr>
        <w:tab/>
      </w:r>
      <w:r w:rsidRPr="00CF1244">
        <w:rPr>
          <w:rFonts w:ascii="Courier New" w:hAnsi="Courier New" w:cs="Courier New"/>
          <w:noProof/>
          <w:sz w:val="20"/>
          <w:szCs w:val="20"/>
        </w:rPr>
        <w:t xml:space="preserve"> </w:t>
      </w:r>
    </w:p>
    <w:p w14:paraId="7D8FF494" w14:textId="0AEF76A3"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F6214F" w:rsidRPr="00F6214F">
        <w:rPr>
          <w:rFonts w:ascii="Courier New" w:hAnsi="Courier New" w:cs="Courier New"/>
          <w:noProof/>
          <w:sz w:val="20"/>
          <w:szCs w:val="20"/>
        </w:rPr>
        <w:t>string expectedHashString = ComputeHash(plainText, saltBytes);</w:t>
      </w:r>
      <w:r w:rsidR="00F6214F">
        <w:rPr>
          <w:rFonts w:ascii="Courier New" w:hAnsi="Courier New" w:cs="Courier New"/>
          <w:noProof/>
          <w:sz w:val="20"/>
          <w:szCs w:val="20"/>
        </w:rPr>
        <w:t xml:space="preserve"> </w:t>
      </w:r>
    </w:p>
    <w:p w14:paraId="16A6BEB7" w14:textId="3F015C6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sidR="00F6214F" w:rsidRPr="00F6214F">
        <w:rPr>
          <w:rFonts w:ascii="Courier New" w:hAnsi="Courier New" w:cs="Courier New"/>
          <w:noProof/>
          <w:sz w:val="20"/>
          <w:szCs w:val="20"/>
        </w:rPr>
        <w:t>return (hashValue == expectedHashString);</w:t>
      </w:r>
      <w:r w:rsidR="00F6214F" w:rsidRPr="00F6214F">
        <w:rPr>
          <w:rFonts w:ascii="Courier New" w:hAnsi="Courier New" w:cs="Courier New"/>
          <w:noProof/>
          <w:sz w:val="20"/>
          <w:szCs w:val="20"/>
        </w:rPr>
        <w:tab/>
      </w:r>
    </w:p>
    <w:p w14:paraId="1720ECBE" w14:textId="2425E130" w:rsidR="00643F3A" w:rsidRPr="001B1CAE" w:rsidRDefault="00F6214F"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20.   }</w:t>
      </w:r>
    </w:p>
    <w:p w14:paraId="2E2E5DCD" w14:textId="0AD82578" w:rsidR="00CB6E37" w:rsidRDefault="00643F3A" w:rsidP="00EE3760">
      <w:pPr>
        <w:pStyle w:val="Caption"/>
        <w:keepNext/>
        <w:keepLines/>
        <w:jc w:val="center"/>
      </w:pPr>
      <w:bookmarkStart w:id="332" w:name="_Toc17899808"/>
      <w:r>
        <w:t xml:space="preserve">Code Fragment </w:t>
      </w:r>
      <w:fldSimple w:instr=" SEQ Code_Fragment \* ARABIC ">
        <w:r w:rsidR="009F3952">
          <w:rPr>
            <w:noProof/>
          </w:rPr>
          <w:t>7</w:t>
        </w:r>
      </w:fldSimple>
      <w:r>
        <w:t>: C# Code showing login validati</w:t>
      </w:r>
      <w:r w:rsidR="00723543">
        <w:t>on by comparing two hash values</w:t>
      </w:r>
      <w:bookmarkEnd w:id="332"/>
    </w:p>
    <w:p w14:paraId="2122173B" w14:textId="77777777" w:rsidR="00EE3760" w:rsidRPr="00EE3760" w:rsidRDefault="00EE3760" w:rsidP="00EE3760">
      <w:pPr>
        <w:rPr>
          <w:lang w:eastAsia="en-US"/>
        </w:rPr>
      </w:pPr>
    </w:p>
    <w:p w14:paraId="4EC48BF0" w14:textId="01E72FC1" w:rsidR="00643F3A" w:rsidRDefault="007000F6" w:rsidP="00F94035">
      <w:pPr>
        <w:rPr>
          <w:lang w:eastAsia="en-US"/>
        </w:rPr>
      </w:pPr>
      <w:r>
        <w:rPr>
          <w:lang w:eastAsia="en-US"/>
        </w:rPr>
        <w:t>After a successful login, fingerprint authentication is then used as the second component of two-factor authentication</w:t>
      </w:r>
      <w:r w:rsidR="00EB4C84">
        <w:rPr>
          <w:lang w:eastAsia="en-US"/>
        </w:rPr>
        <w:t xml:space="preserve"> (shown in Figure 20)</w:t>
      </w:r>
      <w:r>
        <w:rPr>
          <w:lang w:eastAsia="en-US"/>
        </w:rPr>
        <w:t>. As a preventive measure, the user must have a registered fingerprint to access the app, to prevent bypassing this step of the authentication process. Once a user successfully validates their fingerprint, the user is now granted access to the surveillance images and can connect to the MQTT broker.</w:t>
      </w:r>
    </w:p>
    <w:p w14:paraId="328AB7F3" w14:textId="77777777" w:rsidR="00171C5D" w:rsidRDefault="00171C5D" w:rsidP="00F94035">
      <w:pPr>
        <w:rPr>
          <w:lang w:eastAsia="en-US"/>
        </w:rPr>
      </w:pPr>
    </w:p>
    <w:p w14:paraId="240BB264" w14:textId="544F6338" w:rsidR="00EB4C84" w:rsidRDefault="005F076D" w:rsidP="00EB4C84">
      <w:pPr>
        <w:keepNext/>
        <w:jc w:val="center"/>
      </w:pPr>
      <w:r>
        <w:rPr>
          <w:noProof/>
        </w:rPr>
        <w:pict w14:anchorId="4C5B9C86">
          <v:shape id="_x0000_i1032" type="#_x0000_t75" alt="Fingerprint" style="width:184pt;height:298pt;mso-width-percent:0;mso-height-percent:0;mso-width-percent:0;mso-height-percent:0">
            <v:imagedata r:id="rId31" o:title="Fingerprint"/>
          </v:shape>
        </w:pict>
      </w:r>
    </w:p>
    <w:p w14:paraId="6C30E5F1" w14:textId="4BC9B618" w:rsidR="00171C5D" w:rsidRDefault="00EB4C84" w:rsidP="00D62394">
      <w:pPr>
        <w:pStyle w:val="Caption"/>
        <w:jc w:val="center"/>
      </w:pPr>
      <w:bookmarkStart w:id="333" w:name="_Toc17899639"/>
      <w:bookmarkStart w:id="334" w:name="_Toc17899775"/>
      <w:r>
        <w:t xml:space="preserve">Figure </w:t>
      </w:r>
      <w:fldSimple w:instr=" SEQ Figure \* ARABIC ">
        <w:r w:rsidR="000A6166">
          <w:rPr>
            <w:noProof/>
          </w:rPr>
          <w:t>20</w:t>
        </w:r>
      </w:fldSimple>
      <w:r>
        <w:t>: Android Emulator showing fingerprint verification</w:t>
      </w:r>
      <w:bookmarkEnd w:id="333"/>
      <w:bookmarkEnd w:id="334"/>
    </w:p>
    <w:p w14:paraId="629C1127" w14:textId="77777777" w:rsidR="00404D86" w:rsidRPr="00404D86" w:rsidRDefault="00404D86" w:rsidP="00404D86">
      <w:pPr>
        <w:rPr>
          <w:lang w:eastAsia="en-US"/>
        </w:rPr>
      </w:pPr>
    </w:p>
    <w:p w14:paraId="5DA8C1FF" w14:textId="770E3F57" w:rsidR="00404483" w:rsidRDefault="00161A39" w:rsidP="00950FEE">
      <w:pPr>
        <w:pStyle w:val="Heading3"/>
      </w:pPr>
      <w:bookmarkStart w:id="335" w:name="_Toc17899724"/>
      <w:r>
        <w:lastRenderedPageBreak/>
        <w:t>5.4</w:t>
      </w:r>
      <w:r w:rsidR="00E54F97">
        <w:t>.3</w:t>
      </w:r>
      <w:r w:rsidR="00950FEE">
        <w:t xml:space="preserve"> Database Development</w:t>
      </w:r>
      <w:bookmarkEnd w:id="335"/>
    </w:p>
    <w:p w14:paraId="15E7E86A" w14:textId="773620F6" w:rsidR="00A9035D" w:rsidRDefault="00950FEE" w:rsidP="00950FEE">
      <w:r>
        <w:t xml:space="preserve">For the images to be stored and viewed by the </w:t>
      </w:r>
      <w:r w:rsidR="007C6194">
        <w:t>user, SQLite has been proposed to handle MQTT images and users of the app</w:t>
      </w:r>
      <w:r w:rsidR="00324F6D">
        <w:t>. Figure 20 highlights the relationship between the user and the MQTT protocol. The entity ‘</w:t>
      </w:r>
      <w:proofErr w:type="spellStart"/>
      <w:r w:rsidR="00324F6D">
        <w:t>MQTTObject</w:t>
      </w:r>
      <w:proofErr w:type="spellEnd"/>
      <w:r w:rsidR="00324F6D">
        <w:t xml:space="preserve">’ shares a </w:t>
      </w:r>
      <w:r w:rsidR="00EE3760">
        <w:t>‘</w:t>
      </w:r>
      <w:r w:rsidR="00324F6D">
        <w:t>one to many relationship</w:t>
      </w:r>
      <w:r w:rsidR="00EE3760">
        <w:t>’</w:t>
      </w:r>
      <w:r w:rsidR="00324F6D">
        <w:t xml:space="preserve"> with ‘</w:t>
      </w:r>
      <w:proofErr w:type="spellStart"/>
      <w:r w:rsidR="00324F6D">
        <w:t>MQTTImage</w:t>
      </w:r>
      <w:proofErr w:type="spellEnd"/>
      <w:r w:rsidR="00324F6D">
        <w:t xml:space="preserve">’ as an image will always be created when the </w:t>
      </w:r>
      <w:proofErr w:type="spellStart"/>
      <w:r w:rsidR="00324F6D">
        <w:t>RPi</w:t>
      </w:r>
      <w:proofErr w:type="spellEnd"/>
      <w:r w:rsidR="00324F6D">
        <w:t xml:space="preserve"> sends out an MQTT message. Additionally, as there are multiple users subscribed to the same topic, each of them will receive an image </w:t>
      </w:r>
      <w:r w:rsidR="00723543">
        <w:t>therefore creating an ‘</w:t>
      </w:r>
      <w:proofErr w:type="spellStart"/>
      <w:r w:rsidR="00723543">
        <w:t>MQTTImage</w:t>
      </w:r>
      <w:proofErr w:type="spellEnd"/>
      <w:r w:rsidR="00723543">
        <w:t xml:space="preserve">’ unique to them. Users can exist without receiving an image and therefore share a </w:t>
      </w:r>
      <w:r w:rsidR="00EE3760">
        <w:t>‘</w:t>
      </w:r>
      <w:r w:rsidR="00723543">
        <w:t>zero to many relationship</w:t>
      </w:r>
      <w:r w:rsidR="00EE3760">
        <w:t>’</w:t>
      </w:r>
      <w:r w:rsidR="00723543">
        <w:t xml:space="preserve"> with images sent from the surveillance camera. They can also obtain an infinite </w:t>
      </w:r>
      <w:proofErr w:type="gramStart"/>
      <w:r w:rsidR="00723543">
        <w:t>amount</w:t>
      </w:r>
      <w:proofErr w:type="gramEnd"/>
      <w:r w:rsidR="00723543">
        <w:t xml:space="preserve"> of images from the camera, which is represented by the ‘many’ component of this relationship.</w:t>
      </w:r>
    </w:p>
    <w:p w14:paraId="239E67C4" w14:textId="77777777" w:rsidR="00171C5D" w:rsidRDefault="00171C5D" w:rsidP="00950FEE"/>
    <w:p w14:paraId="3AB1F3CB" w14:textId="77777777" w:rsidR="00A9035D" w:rsidRDefault="00A9035D" w:rsidP="00950FEE"/>
    <w:p w14:paraId="5F675230" w14:textId="2AAAF971" w:rsidR="00A9035D" w:rsidRDefault="005F076D" w:rsidP="00A9035D">
      <w:pPr>
        <w:keepNext/>
      </w:pPr>
      <w:r>
        <w:rPr>
          <w:noProof/>
        </w:rPr>
        <w:pict w14:anchorId="20C0099A">
          <v:shape id="_x0000_i1031" type="#_x0000_t75" alt="Entity" style="width:451.35pt;height:135.35pt;mso-width-percent:0;mso-height-percent:0;mso-width-percent:0;mso-height-percent:0">
            <v:imagedata r:id="rId32" o:title="Entity"/>
          </v:shape>
        </w:pict>
      </w:r>
    </w:p>
    <w:p w14:paraId="33B74893" w14:textId="0FB1DDDD" w:rsidR="00404483" w:rsidRDefault="00A9035D" w:rsidP="00723543">
      <w:pPr>
        <w:pStyle w:val="Caption"/>
        <w:jc w:val="center"/>
      </w:pPr>
      <w:bookmarkStart w:id="336" w:name="_Toc17394538"/>
      <w:bookmarkStart w:id="337" w:name="_Toc17899640"/>
      <w:bookmarkStart w:id="338" w:name="_Toc17899776"/>
      <w:r>
        <w:t xml:space="preserve">Figure </w:t>
      </w:r>
      <w:fldSimple w:instr=" SEQ Figure \* ARABIC ">
        <w:r w:rsidR="000A6166">
          <w:rPr>
            <w:noProof/>
          </w:rPr>
          <w:t>21</w:t>
        </w:r>
      </w:fldSimple>
      <w:r>
        <w:t>: Entity Relationship showing overall database structure</w:t>
      </w:r>
      <w:bookmarkEnd w:id="336"/>
      <w:bookmarkEnd w:id="337"/>
      <w:bookmarkEnd w:id="338"/>
    </w:p>
    <w:p w14:paraId="0E3A3345" w14:textId="77777777" w:rsidR="00171C5D" w:rsidRDefault="00171C5D" w:rsidP="00171C5D"/>
    <w:p w14:paraId="1967FFCE" w14:textId="582C32D3" w:rsidR="0029200A" w:rsidRDefault="00161A39" w:rsidP="0029200A">
      <w:pPr>
        <w:pStyle w:val="Heading3"/>
      </w:pPr>
      <w:bookmarkStart w:id="339" w:name="_Toc17899725"/>
      <w:r>
        <w:t>5.4</w:t>
      </w:r>
      <w:r w:rsidR="00E54F97">
        <w:t xml:space="preserve">.4 </w:t>
      </w:r>
      <w:r w:rsidR="00171C5D">
        <w:t>Handling</w:t>
      </w:r>
      <w:r w:rsidR="0029200A">
        <w:t xml:space="preserve"> Received Images</w:t>
      </w:r>
      <w:bookmarkEnd w:id="339"/>
    </w:p>
    <w:p w14:paraId="295DF70B" w14:textId="4BBF91E4" w:rsidR="001E6FEE" w:rsidRDefault="0029200A" w:rsidP="001E6FEE">
      <w:r>
        <w:t xml:space="preserve">Push notification permissions must be enabled in both iOS and Android for the user to be notified when an image is sent through MQTT. This push notification will </w:t>
      </w:r>
      <w:del w:id="340" w:author="Anna Lito Michala" w:date="2019-08-29T13:48:00Z">
        <w:r w:rsidDel="00BB6645">
          <w:delText xml:space="preserve">notify </w:delText>
        </w:r>
      </w:del>
      <w:ins w:id="341" w:author="Anna Lito Michala" w:date="2019-08-29T13:48:00Z">
        <w:r w:rsidR="00BB6645">
          <w:t>alert</w:t>
        </w:r>
        <w:r w:rsidR="00BB6645">
          <w:t xml:space="preserve"> </w:t>
        </w:r>
      </w:ins>
      <w:r>
        <w:t>the user of someone being at his</w:t>
      </w:r>
      <w:ins w:id="342" w:author="Anna Lito Michala" w:date="2019-08-29T13:48:00Z">
        <w:r w:rsidR="00BB6645">
          <w:t>/</w:t>
        </w:r>
      </w:ins>
      <w:del w:id="343" w:author="Anna Lito Michala" w:date="2019-08-29T13:48:00Z">
        <w:r w:rsidDel="00BB6645">
          <w:delText xml:space="preserve"> or </w:delText>
        </w:r>
      </w:del>
      <w:r>
        <w:t xml:space="preserve">her door and once pressed will show the image of the potential intruder on </w:t>
      </w:r>
      <w:r w:rsidR="00171C5D">
        <w:t>screen. As</w:t>
      </w:r>
      <w:r w:rsidR="001E6FEE">
        <w:t xml:space="preserve"> displaying the images sent from the Pi </w:t>
      </w:r>
      <w:del w:id="344" w:author="Anna Lito Michala" w:date="2019-08-29T13:54:00Z">
        <w:r w:rsidR="001E6FEE" w:rsidDel="00BB6645">
          <w:delText xml:space="preserve">model </w:delText>
        </w:r>
      </w:del>
      <w:r w:rsidR="001E6FEE">
        <w:t xml:space="preserve">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w:t>
      </w:r>
    </w:p>
    <w:p w14:paraId="52D66E96" w14:textId="23651492" w:rsidR="00171C5D" w:rsidRDefault="00171C5D" w:rsidP="001E6FEE"/>
    <w:p w14:paraId="367EB72B" w14:textId="77777777" w:rsidR="001E6FEE" w:rsidRDefault="001E6FEE" w:rsidP="001E6FEE">
      <w:r>
        <w:t>Upon receiving an image via MQTT, the image is added to the image database and is stored in base64 format. This base64 code can then be reconstructed into an image every time an ‘</w:t>
      </w:r>
      <w:proofErr w:type="spellStart"/>
      <w:r>
        <w:t>MQTTImage</w:t>
      </w:r>
      <w:proofErr w:type="spellEnd"/>
      <w:r>
        <w:t>’ object is created (as shown in Code Fragment 10).</w:t>
      </w:r>
    </w:p>
    <w:p w14:paraId="3645C76F" w14:textId="77777777" w:rsidR="001E6FEE" w:rsidRDefault="001E6FEE" w:rsidP="001E6FEE"/>
    <w:p w14:paraId="2E00CCDC" w14:textId="77777777" w:rsidR="001E6FEE" w:rsidRPr="001B1CAE"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6FBFDE19"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B85E8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720FBEE7" w14:textId="77777777" w:rsidR="001E6FEE" w:rsidRPr="007F1BCC" w:rsidRDefault="001E6FEE" w:rsidP="001E6FE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611B9DE6"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B8575A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49FFF74A"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7BBEA78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5C2DB11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FF0CC6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33DE529A"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7313A6D9" w14:textId="77777777" w:rsidR="001E6FE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53F4C8EB" w14:textId="77777777" w:rsidR="001E6FEE" w:rsidRDefault="001E6FEE" w:rsidP="001E6FEE">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E52D25D" w14:textId="275A135A" w:rsidR="00171C5D" w:rsidRDefault="001E6FEE" w:rsidP="00171C5D">
      <w:pPr>
        <w:pStyle w:val="Caption"/>
        <w:keepNext/>
        <w:keepLines/>
        <w:jc w:val="center"/>
      </w:pPr>
      <w:bookmarkStart w:id="345" w:name="_Toc17899809"/>
      <w:r>
        <w:t xml:space="preserve">Code Fragment </w:t>
      </w:r>
      <w:fldSimple w:instr=" SEQ Code_Fragment \* ARABIC ">
        <w:r w:rsidR="009F3952">
          <w:rPr>
            <w:noProof/>
          </w:rPr>
          <w:t>8</w:t>
        </w:r>
      </w:fldSimple>
      <w:r>
        <w:t>: C# Pseudocode on handling messages received from MQTT</w:t>
      </w:r>
      <w:bookmarkEnd w:id="345"/>
    </w:p>
    <w:p w14:paraId="3FFF12F4" w14:textId="77777777" w:rsidR="00D62394" w:rsidRPr="00D62394" w:rsidRDefault="00D62394" w:rsidP="00D62394">
      <w:pPr>
        <w:rPr>
          <w:lang w:eastAsia="en-US"/>
        </w:rPr>
      </w:pPr>
    </w:p>
    <w:p w14:paraId="11A90FB5" w14:textId="59C77775" w:rsidR="00171C5D" w:rsidRDefault="00D62394" w:rsidP="00D62394">
      <w:pPr>
        <w:pStyle w:val="Heading3"/>
        <w:rPr>
          <w:lang w:eastAsia="en-US"/>
        </w:rPr>
      </w:pPr>
      <w:bookmarkStart w:id="346" w:name="_Toc17899726"/>
      <w:r>
        <w:rPr>
          <w:lang w:eastAsia="en-US"/>
        </w:rPr>
        <w:t>5.4.5 MQTT Configuration Settings</w:t>
      </w:r>
      <w:bookmarkEnd w:id="346"/>
    </w:p>
    <w:p w14:paraId="230D5689" w14:textId="109A4B69" w:rsidR="00D62394" w:rsidRDefault="00D62394" w:rsidP="00D62394">
      <w:pPr>
        <w:rPr>
          <w:rFonts w:eastAsiaTheme="majorEastAsia"/>
          <w:lang w:eastAsia="en-US"/>
        </w:rPr>
      </w:pPr>
      <w:r>
        <w:rPr>
          <w:rFonts w:eastAsiaTheme="majorEastAsia"/>
          <w:lang w:eastAsia="en-US"/>
        </w:rPr>
        <w:t>For testing purposes and allowing the user to have more control over the communication protocol, a settings page</w:t>
      </w:r>
      <w:r w:rsidR="002C7F06">
        <w:rPr>
          <w:rFonts w:eastAsiaTheme="majorEastAsia"/>
          <w:lang w:eastAsia="en-US"/>
        </w:rPr>
        <w:t xml:space="preserve"> (shown in Figure 22)</w:t>
      </w:r>
      <w:r>
        <w:rPr>
          <w:rFonts w:eastAsiaTheme="majorEastAsia"/>
          <w:lang w:eastAsia="en-US"/>
        </w:rPr>
        <w:t xml:space="preserve"> is implemented allowing for the three levels of security (detailed in Section 5.5.3). The page allows a user to load certificate files and enable </w:t>
      </w:r>
      <w:proofErr w:type="spellStart"/>
      <w:r>
        <w:rPr>
          <w:rFonts w:eastAsiaTheme="majorEastAsia"/>
          <w:lang w:eastAsia="en-US"/>
        </w:rPr>
        <w:t>tls</w:t>
      </w:r>
      <w:proofErr w:type="spellEnd"/>
      <w:r>
        <w:rPr>
          <w:rFonts w:eastAsiaTheme="majorEastAsia"/>
          <w:lang w:eastAsia="en-US"/>
        </w:rPr>
        <w:t xml:space="preserve"> for the maximum amount of security possible in MQTT communication. Having input a username and password, as previously mentioned, will create a client </w:t>
      </w:r>
      <w:r w:rsidR="002C7F06">
        <w:rPr>
          <w:rFonts w:eastAsiaTheme="majorEastAsia"/>
          <w:lang w:eastAsia="en-US"/>
        </w:rPr>
        <w:t>with username and password based authentication.</w:t>
      </w:r>
    </w:p>
    <w:p w14:paraId="0E7BD68E" w14:textId="77777777" w:rsidR="002C7F06" w:rsidRDefault="002C7F06" w:rsidP="00D62394">
      <w:pPr>
        <w:rPr>
          <w:rFonts w:eastAsiaTheme="majorEastAsia"/>
          <w:lang w:eastAsia="en-US"/>
        </w:rPr>
      </w:pPr>
    </w:p>
    <w:p w14:paraId="40E528BD" w14:textId="77777777" w:rsidR="00D62394" w:rsidRDefault="005F076D" w:rsidP="00D62394">
      <w:pPr>
        <w:keepNext/>
        <w:jc w:val="center"/>
      </w:pPr>
      <w:r>
        <w:rPr>
          <w:rFonts w:eastAsiaTheme="majorEastAsia"/>
          <w:noProof/>
          <w:lang w:eastAsia="en-US"/>
        </w:rPr>
        <w:pict w14:anchorId="369B8D84">
          <v:shape id="_x0000_i1030" type="#_x0000_t75" alt="Settings" style="width:179.35pt;height:298pt;mso-width-percent:0;mso-height-percent:0;mso-width-percent:0;mso-height-percent:0">
            <v:imagedata r:id="rId33" o:title="Settings"/>
          </v:shape>
        </w:pict>
      </w:r>
    </w:p>
    <w:p w14:paraId="543EA330" w14:textId="7E72BEA4" w:rsidR="00D62394" w:rsidRPr="00D62394" w:rsidRDefault="00D62394" w:rsidP="00D62394">
      <w:pPr>
        <w:pStyle w:val="Caption"/>
        <w:jc w:val="center"/>
      </w:pPr>
      <w:bookmarkStart w:id="347" w:name="_Toc17899641"/>
      <w:bookmarkStart w:id="348" w:name="_Toc17899777"/>
      <w:r>
        <w:t xml:space="preserve">Figure </w:t>
      </w:r>
      <w:fldSimple w:instr=" SEQ Figure \* ARABIC ">
        <w:r w:rsidR="000A6166">
          <w:rPr>
            <w:noProof/>
          </w:rPr>
          <w:t>22</w:t>
        </w:r>
      </w:fldSimple>
      <w:r>
        <w:t>: Android Emulator showing MQTT configuration settings page</w:t>
      </w:r>
      <w:bookmarkEnd w:id="347"/>
      <w:bookmarkEnd w:id="348"/>
    </w:p>
    <w:p w14:paraId="4608E81B" w14:textId="77777777" w:rsidR="00D62394" w:rsidRPr="00171C5D" w:rsidRDefault="00D62394" w:rsidP="00171C5D">
      <w:pPr>
        <w:rPr>
          <w:rFonts w:eastAsiaTheme="majorEastAsia"/>
          <w:lang w:eastAsia="en-US"/>
        </w:rPr>
      </w:pPr>
    </w:p>
    <w:p w14:paraId="0A401F16" w14:textId="17298A26" w:rsidR="00123DFB" w:rsidRDefault="00E95AD0" w:rsidP="00D62394">
      <w:pPr>
        <w:pStyle w:val="Heading2"/>
      </w:pPr>
      <w:bookmarkStart w:id="349" w:name="_Toc17899727"/>
      <w:r>
        <w:lastRenderedPageBreak/>
        <w:t>5.5</w:t>
      </w:r>
      <w:r w:rsidR="00123DFB">
        <w:t xml:space="preserve"> MQTT Communication</w:t>
      </w:r>
      <w:bookmarkEnd w:id="349"/>
    </w:p>
    <w:p w14:paraId="1D25A1CC" w14:textId="56A56515" w:rsidR="00123DFB" w:rsidRDefault="00123DFB" w:rsidP="00D62394">
      <w:pPr>
        <w:keepNext/>
        <w:keepLines/>
      </w:pPr>
    </w:p>
    <w:p w14:paraId="58F5338E" w14:textId="0B97805F" w:rsidR="00123DFB" w:rsidRDefault="00123DFB" w:rsidP="00D62394">
      <w:pPr>
        <w:keepNext/>
        <w:keepLines/>
      </w:pPr>
      <w:r>
        <w:t xml:space="preserve">This section describes the strategies and development used to establish communication between the surveillance system and the smart phone applications. As discussed in Section 2.2, MQTT has been determined as the most suitable and reliable approach to communication between the app and the Pi. </w:t>
      </w:r>
      <w:commentRangeStart w:id="350"/>
      <w:r>
        <w:t>Cloud MQTT vendors have been ruled out in this experiment, to limit the scop</w:t>
      </w:r>
      <w:r w:rsidR="007000F6">
        <w:t>e of potential vulnerabilities</w:t>
      </w:r>
      <w:commentRangeEnd w:id="350"/>
      <w:r w:rsidR="00E45BDB">
        <w:rPr>
          <w:rStyle w:val="CommentReference"/>
        </w:rPr>
        <w:commentReference w:id="350"/>
      </w:r>
      <w:r w:rsidR="007000F6">
        <w:t xml:space="preserve">. </w:t>
      </w:r>
      <w:proofErr w:type="spellStart"/>
      <w:r>
        <w:t>Mosquitto</w:t>
      </w:r>
      <w:proofErr w:type="spellEnd"/>
      <w:r>
        <w:t xml:space="preserve"> is selected as the broker, as it can be hosted on the </w:t>
      </w:r>
      <w:proofErr w:type="spellStart"/>
      <w:r>
        <w:t>RPi</w:t>
      </w:r>
      <w:proofErr w:type="spellEnd"/>
      <w:r>
        <w:t>. The broker (server) interacts with the clients to send out messages on v</w:t>
      </w:r>
      <w:r w:rsidR="00563C7B">
        <w:t>arious topics (seen in Figure 21</w:t>
      </w:r>
      <w:r>
        <w:t xml:space="preserve">). As two different development languages are used, the </w:t>
      </w:r>
      <w:proofErr w:type="spellStart"/>
      <w:r>
        <w:t>Paho</w:t>
      </w:r>
      <w:proofErr w:type="spellEnd"/>
      <w:r>
        <w:t xml:space="preserve"> MQTT client has been selected for the Pi (using Python) and the M2Mqtt client has been selected for the smart devices (using C#). </w:t>
      </w:r>
      <w:r w:rsidR="00DC0B29">
        <w:t xml:space="preserve">QoS level 2 was chosen as determined by the Literature Review due to its ability to retain messages, meaning if the user is not connected at the time a message is sent, it will be retained for when they activate MQTT again.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23581FD9" w:rsidR="00123DFB" w:rsidRDefault="005F076D" w:rsidP="00171C5D">
      <w:pPr>
        <w:spacing w:line="276" w:lineRule="auto"/>
        <w:ind w:right="284"/>
        <w:jc w:val="center"/>
      </w:pPr>
      <w:r>
        <w:rPr>
          <w:noProof/>
        </w:rPr>
        <w:pict w14:anchorId="7FBC5D5A">
          <v:shape id="_x0000_i1029" type="#_x0000_t75" alt="MQTT Diagram Communication" style="width:430pt;height:264pt;mso-width-percent:0;mso-height-percent:0;mso-width-percent:0;mso-height-percent:0">
            <v:imagedata r:id="rId34" o:title="MQTT Diagram Communication"/>
          </v:shape>
        </w:pict>
      </w:r>
    </w:p>
    <w:p w14:paraId="47280814" w14:textId="5572CC71" w:rsidR="00123DFB" w:rsidRDefault="00123DFB" w:rsidP="00123DFB">
      <w:pPr>
        <w:pStyle w:val="Caption"/>
        <w:jc w:val="center"/>
      </w:pPr>
      <w:bookmarkStart w:id="351" w:name="_Toc15564706"/>
      <w:bookmarkStart w:id="352" w:name="_Toc16606010"/>
      <w:bookmarkStart w:id="353" w:name="_Toc17228311"/>
      <w:bookmarkStart w:id="354" w:name="_Toc17394539"/>
      <w:bookmarkStart w:id="355" w:name="_Toc17899642"/>
      <w:bookmarkStart w:id="356" w:name="_Toc17899778"/>
      <w:r>
        <w:t xml:space="preserve">Figure </w:t>
      </w:r>
      <w:fldSimple w:instr=" SEQ Figure \* ARABIC ">
        <w:r w:rsidR="000A6166">
          <w:rPr>
            <w:noProof/>
          </w:rPr>
          <w:t>23</w:t>
        </w:r>
      </w:fldSimple>
      <w:r>
        <w:t xml:space="preserve">: </w:t>
      </w:r>
      <w:proofErr w:type="spellStart"/>
      <w:r>
        <w:t>Mosquitto</w:t>
      </w:r>
      <w:proofErr w:type="spellEnd"/>
      <w:r>
        <w:t xml:space="preserve"> broker (</w:t>
      </w:r>
      <w:proofErr w:type="spellStart"/>
      <w:r>
        <w:t>R</w:t>
      </w:r>
      <w:r w:rsidRPr="00031168">
        <w:t>Pi</w:t>
      </w:r>
      <w:proofErr w:type="spellEnd"/>
      <w:r w:rsidRPr="00031168">
        <w:t xml:space="preserve">) interacting with </w:t>
      </w:r>
      <w:proofErr w:type="spellStart"/>
      <w:r w:rsidRPr="00031168">
        <w:t>Paho</w:t>
      </w:r>
      <w:proofErr w:type="spellEnd"/>
      <w:r w:rsidRPr="00031168">
        <w:t xml:space="preserve"> &amp; M2Mqtt clients</w:t>
      </w:r>
      <w:bookmarkEnd w:id="351"/>
      <w:bookmarkEnd w:id="352"/>
      <w:bookmarkEnd w:id="353"/>
      <w:bookmarkEnd w:id="354"/>
      <w:bookmarkEnd w:id="355"/>
      <w:bookmarkEnd w:id="356"/>
    </w:p>
    <w:p w14:paraId="18F77EE2" w14:textId="2FF2654C" w:rsidR="00FC6C04" w:rsidRDefault="00FC6C04" w:rsidP="000600FA"/>
    <w:p w14:paraId="65973485" w14:textId="39343F9B" w:rsidR="00FC6C04" w:rsidRDefault="009E1BF1" w:rsidP="00FC6C04">
      <w:pPr>
        <w:pStyle w:val="Heading3"/>
      </w:pPr>
      <w:bookmarkStart w:id="357" w:name="_Toc17899728"/>
      <w:r>
        <w:t>5.5.1 Surveillance System Communication</w:t>
      </w:r>
      <w:bookmarkEnd w:id="357"/>
      <w:r>
        <w:t xml:space="preserve"> </w:t>
      </w:r>
    </w:p>
    <w:p w14:paraId="16BD982D" w14:textId="13D68BBC" w:rsidR="00CB6E37" w:rsidRDefault="00CB6E37" w:rsidP="00CB6E37">
      <w:r>
        <w:t xml:space="preserve">The script ‘publish.py’ has been set up to be executed using the previous script ‘surveillance.py’ once an unknown face has been detected. The argument took when the script is executed is the path to the newly created image which is then converted into Base64 encoding to be sent via MQTT under the topic ‘cpd1995/surveillance’ to all connected smartphone devices. </w:t>
      </w:r>
      <w:r w:rsidR="00A0470F">
        <w:t>Code Fragment 9 shows the logic used to carry out this action, with this script being fired every time a potential intruder has been detected.</w:t>
      </w:r>
    </w:p>
    <w:p w14:paraId="0283BFEE" w14:textId="77777777" w:rsidR="00CB6E37" w:rsidRDefault="00CB6E37" w:rsidP="00CB6E37"/>
    <w:p w14:paraId="1366CF2D" w14:textId="77777777" w:rsidR="00CB6E37" w:rsidRDefault="00CB6E37" w:rsidP="00CB6E37"/>
    <w:p w14:paraId="6A26B04A" w14:textId="77777777" w:rsidR="00CB6E37" w:rsidRPr="001B1CAE" w:rsidRDefault="00CB6E37" w:rsidP="00CB6E37">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6945E78A"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39D07F1C"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257E8">
        <w:rPr>
          <w:rFonts w:ascii="Courier New" w:hAnsi="Courier New" w:cs="Courier New"/>
          <w:noProof/>
          <w:sz w:val="20"/>
          <w:szCs w:val="20"/>
          <w:shd w:val="clear" w:color="auto" w:fill="FFFFFF" w:themeFill="background1"/>
        </w:rPr>
        <w:t>encoded = base64.b64encode(image_file.read())</w:t>
      </w:r>
    </w:p>
    <w:p w14:paraId="0EA9372E" w14:textId="77777777" w:rsidR="00CB6E37" w:rsidRPr="007F1BCC" w:rsidRDefault="00CB6E37" w:rsidP="00CB6E37">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0CB6A9AB"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5697C34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Pr>
          <w:rFonts w:ascii="Courier New" w:hAnsi="Courier New" w:cs="Courier New"/>
          <w:noProof/>
          <w:sz w:val="20"/>
          <w:szCs w:val="20"/>
        </w:rPr>
        <w:t xml:space="preserve"> </w:t>
      </w:r>
    </w:p>
    <w:p w14:paraId="172CA4C3" w14:textId="77777777" w:rsidR="00CB6E37" w:rsidRPr="007F1BCC" w:rsidRDefault="00CB6E37" w:rsidP="00CB6E37">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26B9985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39172B96"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48EFE060" w14:textId="3D900C89" w:rsidR="00CB6E37" w:rsidRDefault="00CB6E37" w:rsidP="00CB6E37">
      <w:pPr>
        <w:pStyle w:val="Caption"/>
        <w:jc w:val="center"/>
      </w:pPr>
      <w:bookmarkStart w:id="358" w:name="_Toc17899810"/>
      <w:r>
        <w:t xml:space="preserve">Code Fragment </w:t>
      </w:r>
      <w:fldSimple w:instr=" SEQ Code_Fragment \* ARABIC ">
        <w:r w:rsidR="009F3952">
          <w:rPr>
            <w:noProof/>
          </w:rPr>
          <w:t>9</w:t>
        </w:r>
      </w:fldSimple>
      <w:r>
        <w:t xml:space="preserve">: Python code showing publish method for </w:t>
      </w:r>
      <w:proofErr w:type="spellStart"/>
      <w:r>
        <w:t>Paho</w:t>
      </w:r>
      <w:proofErr w:type="spellEnd"/>
      <w:r>
        <w:t xml:space="preserve"> Client</w:t>
      </w:r>
      <w:bookmarkEnd w:id="358"/>
    </w:p>
    <w:p w14:paraId="0F921EB5" w14:textId="77777777" w:rsidR="00A45512" w:rsidRPr="00A45512" w:rsidRDefault="00A45512" w:rsidP="00A45512">
      <w:pPr>
        <w:rPr>
          <w:lang w:eastAsia="en-US"/>
        </w:rPr>
      </w:pPr>
    </w:p>
    <w:p w14:paraId="0EC22B4A" w14:textId="43F779E8" w:rsidR="009E1BF1" w:rsidRDefault="009E1BF1" w:rsidP="009E1BF1">
      <w:pPr>
        <w:pStyle w:val="Heading3"/>
      </w:pPr>
      <w:bookmarkStart w:id="359" w:name="_Toc17899729"/>
      <w:r>
        <w:t xml:space="preserve">5.5.2 Application </w:t>
      </w:r>
      <w:r w:rsidR="002157EE">
        <w:t xml:space="preserve">MQTT </w:t>
      </w:r>
      <w:r>
        <w:t>Communication</w:t>
      </w:r>
      <w:bookmarkEnd w:id="359"/>
    </w:p>
    <w:p w14:paraId="499C0B26" w14:textId="4FC0815B" w:rsidR="001E6FEE" w:rsidRDefault="001E6FEE" w:rsidP="001E6FEE">
      <w:r>
        <w:t xml:space="preserve">As discussed in Section 2.8, there are various levels of security and message integrity surrounding the transporting of MQTT messages. To offer various levels of secure MQTT messaging, the app was configured to automatically detect which level of authentication the user requires based on the volume of </w:t>
      </w:r>
      <w:r w:rsidR="0051215C">
        <w:t>information supplied. Diagram 24</w:t>
      </w:r>
      <w:r>
        <w:t xml:space="preserve"> </w:t>
      </w:r>
      <w:r w:rsidR="00986FE2">
        <w:t xml:space="preserve">shows the app </w:t>
      </w:r>
      <w:r w:rsidR="00ED59B6">
        <w:t xml:space="preserve">successfully </w:t>
      </w:r>
      <w:r w:rsidR="00986FE2">
        <w:t>conn</w:t>
      </w:r>
      <w:r w:rsidR="0051215C">
        <w:t xml:space="preserve">ecting to the </w:t>
      </w:r>
      <w:proofErr w:type="spellStart"/>
      <w:r w:rsidR="0051215C">
        <w:t>Mosquitto</w:t>
      </w:r>
      <w:proofErr w:type="spellEnd"/>
      <w:r w:rsidR="0051215C">
        <w:t xml:space="preserve"> broker with no security, username and password authentication and c</w:t>
      </w:r>
      <w:r w:rsidR="00ED59B6">
        <w:t>ertificate-based authentication, prompting a success message once connected.</w:t>
      </w:r>
    </w:p>
    <w:p w14:paraId="66C2E6A1" w14:textId="6F3E7E49" w:rsidR="001E6FEE" w:rsidRDefault="001E6FEE" w:rsidP="001E6FEE"/>
    <w:p w14:paraId="78D8950C" w14:textId="77777777" w:rsidR="0051215C" w:rsidRDefault="005F076D" w:rsidP="0051215C">
      <w:pPr>
        <w:keepNext/>
        <w:jc w:val="center"/>
      </w:pPr>
      <w:r>
        <w:rPr>
          <w:noProof/>
        </w:rPr>
        <w:pict w14:anchorId="4202DCD8">
          <v:shape id="_x0000_i1028" type="#_x0000_t75" alt="MQTT App" style="width:451.35pt;height:296pt;mso-width-percent:0;mso-height-percent:0;mso-width-percent:0;mso-height-percent:0">
            <v:imagedata r:id="rId35" o:title="MQTT App"/>
          </v:shape>
        </w:pict>
      </w:r>
    </w:p>
    <w:p w14:paraId="27DAEE50" w14:textId="7057CCF5" w:rsidR="0051215C" w:rsidRDefault="0051215C" w:rsidP="0051215C">
      <w:pPr>
        <w:pStyle w:val="Caption"/>
        <w:jc w:val="center"/>
      </w:pPr>
      <w:bookmarkStart w:id="360" w:name="_Toc17899643"/>
      <w:bookmarkStart w:id="361" w:name="_Toc17899779"/>
      <w:r>
        <w:t xml:space="preserve">Figure </w:t>
      </w:r>
      <w:fldSimple w:instr=" SEQ Figure \* ARABIC ">
        <w:r w:rsidR="000A6166">
          <w:rPr>
            <w:noProof/>
          </w:rPr>
          <w:t>24</w:t>
        </w:r>
      </w:fldSimple>
      <w:r>
        <w:t>: App showing successful connection on three different security layers</w:t>
      </w:r>
      <w:bookmarkEnd w:id="360"/>
      <w:bookmarkEnd w:id="361"/>
    </w:p>
    <w:p w14:paraId="66D1C68F" w14:textId="77777777" w:rsidR="001A08B6" w:rsidRDefault="001A08B6" w:rsidP="001A08B6">
      <w:pPr>
        <w:rPr>
          <w:noProof/>
        </w:rPr>
      </w:pPr>
    </w:p>
    <w:p w14:paraId="30DC1139" w14:textId="7A3B4839" w:rsidR="001A08B6" w:rsidRDefault="001A08B6" w:rsidP="00EE3760">
      <w:pPr>
        <w:keepNext/>
        <w:keepLines/>
        <w:rPr>
          <w:noProof/>
        </w:rPr>
      </w:pPr>
      <w:r>
        <w:rPr>
          <w:noProof/>
        </w:rPr>
        <w:lastRenderedPageBreak/>
        <w:t>For this to be achieved, the app detects what level of authentication the user wishes to use using the settings page (shown in Figure 22). Code Fragment 10 shows the logic used to carry out this task, resulting in successful connection to the MQTT broker on multiple security layers.</w:t>
      </w:r>
      <w:r w:rsidR="00404D86">
        <w:rPr>
          <w:noProof/>
        </w:rPr>
        <w:t xml:space="preserve"> The app will always check and prioritise the higher level of security selected, meaning if the user selects ‘tls’ then this will be prioritised over username and password authentication and the former being prioritised over no security. The client is always configured for QoS level 2, giving the advantage of full message rention in the case of a message is sent while the client is inactive.</w:t>
      </w:r>
    </w:p>
    <w:p w14:paraId="4F4EA5DF" w14:textId="77777777" w:rsidR="003B1705" w:rsidRPr="00ED59B6" w:rsidRDefault="003B1705" w:rsidP="00EE3760">
      <w:pPr>
        <w:keepNext/>
        <w:keepLines/>
      </w:pPr>
    </w:p>
    <w:p w14:paraId="228CDAC7" w14:textId="06909475" w:rsidR="001E6FEE" w:rsidRPr="00F524C1" w:rsidRDefault="001E6FEE" w:rsidP="001A08B6">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F524C1">
        <w:rPr>
          <w:rFonts w:ascii="Courier New" w:hAnsi="Courier New" w:cs="Courier New"/>
          <w:noProof/>
          <w:sz w:val="20"/>
          <w:szCs w:val="20"/>
        </w:rPr>
        <w:t>private MqttClient _client;</w:t>
      </w:r>
    </w:p>
    <w:p w14:paraId="10B1C8A1"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private IMQTTSettings _mqtt</w:t>
      </w:r>
      <w:r w:rsidRPr="00F524C1">
        <w:rPr>
          <w:rFonts w:ascii="Courier New" w:hAnsi="Courier New" w:cs="Courier New"/>
          <w:noProof/>
          <w:sz w:val="20"/>
          <w:szCs w:val="20"/>
          <w:shd w:val="clear" w:color="auto" w:fill="F2F2F2" w:themeFill="background1" w:themeFillShade="F2"/>
        </w:rPr>
        <w:t>Setting;</w:t>
      </w:r>
    </w:p>
    <w:p w14:paraId="0F6A952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06E858F4"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524C1">
        <w:rPr>
          <w:rFonts w:ascii="Courier New" w:hAnsi="Courier New" w:cs="Courier New"/>
          <w:noProof/>
          <w:sz w:val="20"/>
          <w:szCs w:val="20"/>
        </w:rPr>
        <w:t>public async Task Initialize</w:t>
      </w:r>
      <w:r>
        <w:rPr>
          <w:rFonts w:ascii="Courier New" w:hAnsi="Courier New" w:cs="Courier New"/>
          <w:noProof/>
          <w:sz w:val="20"/>
          <w:szCs w:val="20"/>
        </w:rPr>
        <w:t>MQTT</w:t>
      </w:r>
      <w:r w:rsidRPr="00F524C1">
        <w:rPr>
          <w:rFonts w:ascii="Courier New" w:hAnsi="Courier New" w:cs="Courier New"/>
          <w:noProof/>
          <w:sz w:val="20"/>
          <w:szCs w:val="20"/>
        </w:rPr>
        <w:t>()</w:t>
      </w:r>
      <w:r w:rsidRPr="00F524C1">
        <w:rPr>
          <w:rFonts w:ascii="Courier New" w:hAnsi="Courier New" w:cs="Courier New"/>
          <w:noProof/>
          <w:sz w:val="20"/>
          <w:szCs w:val="20"/>
        </w:rPr>
        <w:tab/>
      </w:r>
      <w:r w:rsidRPr="00F04712">
        <w:rPr>
          <w:rFonts w:ascii="Courier New" w:hAnsi="Courier New" w:cs="Courier New"/>
          <w:noProof/>
          <w:sz w:val="20"/>
          <w:szCs w:val="20"/>
        </w:rPr>
        <w:t xml:space="preserve"> </w:t>
      </w:r>
    </w:p>
    <w:p w14:paraId="1AA9381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t>{</w:t>
      </w:r>
    </w:p>
    <w:p w14:paraId="68D8E38D"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t>if (_mqtt</w:t>
      </w:r>
      <w:r w:rsidRPr="00551A7A">
        <w:rPr>
          <w:rFonts w:ascii="Courier New" w:hAnsi="Courier New" w:cs="Courier New"/>
          <w:noProof/>
          <w:sz w:val="20"/>
          <w:szCs w:val="20"/>
        </w:rPr>
        <w:t>Setting.UseTls)</w:t>
      </w:r>
    </w:p>
    <w:p w14:paraId="639E9055" w14:textId="77777777" w:rsidR="001E6FEE" w:rsidRPr="007F1BCC" w:rsidRDefault="001E6FEE" w:rsidP="001A08B6">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5513ED3C"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_client = new MqttClient(</w:t>
      </w:r>
    </w:p>
    <w:p w14:paraId="7881074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Setting.MqttBrokerAddress,</w:t>
      </w:r>
    </w:p>
    <w:p w14:paraId="090087D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r>
        <w:rPr>
          <w:rFonts w:ascii="Courier New" w:hAnsi="Courier New" w:cs="Courier New"/>
          <w:noProof/>
          <w:sz w:val="20"/>
          <w:szCs w:val="20"/>
        </w:rPr>
        <w:tab/>
      </w:r>
      <w:r w:rsidRPr="00F524C1">
        <w:rPr>
          <w:rFonts w:ascii="Courier New" w:hAnsi="Courier New" w:cs="Courier New"/>
          <w:noProof/>
          <w:sz w:val="20"/>
          <w:szCs w:val="20"/>
        </w:rPr>
        <w:t>Int32.Parse(_xpdSetting.MqttBrokerTlsPort),</w:t>
      </w:r>
    </w:p>
    <w:p w14:paraId="7467BED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Setting.UseTls,</w:t>
      </w:r>
    </w:p>
    <w:p w14:paraId="4B10E40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MqttSslProtocols.TLSv1_2,</w:t>
      </w:r>
    </w:p>
    <w:p w14:paraId="62086A5B"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RemoteCertificateValidationCallback(</w:t>
      </w:r>
    </w:p>
    <w:p w14:paraId="77E51D64"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MyRemoteCertificateValidationCallback),</w:t>
      </w:r>
    </w:p>
    <w:p w14:paraId="2BA57A98"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LocalCertificateSelectionCallback(</w:t>
      </w:r>
      <w:r w:rsidRPr="00F524C1">
        <w:rPr>
          <w:rFonts w:ascii="Courier New" w:hAnsi="Courier New" w:cs="Courier New"/>
          <w:noProof/>
          <w:sz w:val="20"/>
          <w:szCs w:val="20"/>
        </w:rPr>
        <w:tab/>
      </w:r>
    </w:p>
    <w:p w14:paraId="065CD70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MyLo</w:t>
      </w:r>
      <w:r>
        <w:rPr>
          <w:rFonts w:ascii="Courier New" w:hAnsi="Courier New" w:cs="Courier New"/>
          <w:noProof/>
          <w:sz w:val="20"/>
          <w:szCs w:val="20"/>
        </w:rPr>
        <w:t>calCertificateSelectionCallback}</w:t>
      </w:r>
      <w:r w:rsidRPr="00F524C1">
        <w:rPr>
          <w:rFonts w:ascii="Courier New" w:hAnsi="Courier New" w:cs="Courier New"/>
          <w:noProof/>
          <w:sz w:val="20"/>
          <w:szCs w:val="20"/>
        </w:rPr>
        <w:t>);</w:t>
      </w:r>
    </w:p>
    <w:p w14:paraId="32B2487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524C1">
        <w:rPr>
          <w:rFonts w:ascii="Courier New" w:hAnsi="Courier New" w:cs="Courier New"/>
          <w:noProof/>
          <w:sz w:val="20"/>
          <w:szCs w:val="20"/>
        </w:rPr>
        <w:t>}</w:t>
      </w:r>
    </w:p>
    <w:p w14:paraId="7C93C38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else if(_mqttSetting.MqttUsername != “”) </w:t>
      </w:r>
      <w:r>
        <w:rPr>
          <w:rFonts w:ascii="Courier New" w:hAnsi="Courier New" w:cs="Courier New"/>
          <w:noProof/>
          <w:sz w:val="20"/>
          <w:szCs w:val="20"/>
        </w:rPr>
        <w:tab/>
        <w:t xml:space="preserve"> </w:t>
      </w:r>
    </w:p>
    <w:p w14:paraId="4BC1870F"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w:t>
      </w:r>
    </w:p>
    <w:p w14:paraId="5A672317"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w:t>
      </w:r>
      <w:r>
        <w:rPr>
          <w:rFonts w:ascii="Courier New" w:hAnsi="Courier New" w:cs="Courier New"/>
          <w:noProof/>
          <w:sz w:val="20"/>
          <w:szCs w:val="20"/>
        </w:rPr>
        <w:t>(_mqttSetting.MqttBrokerAddress,</w:t>
      </w:r>
    </w:p>
    <w:p w14:paraId="41B9FEA0"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_mqttSetting.MqttUsername, _mqttSetting.MqttPassword);</w:t>
      </w:r>
    </w:p>
    <w:p w14:paraId="176A0EB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t>}</w:t>
      </w:r>
    </w:p>
    <w:p w14:paraId="5AC3BDC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t>else</w:t>
      </w:r>
    </w:p>
    <w:p w14:paraId="22553F36"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t>{</w:t>
      </w:r>
    </w:p>
    <w:p w14:paraId="3B66B70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MqttClient(_xpdSetting.MqttBrokerAddress);</w:t>
      </w:r>
    </w:p>
    <w:p w14:paraId="6E87B100"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t>}</w:t>
      </w:r>
    </w:p>
    <w:p w14:paraId="669E2EB4"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w:t>
      </w:r>
      <w:r>
        <w:rPr>
          <w:rFonts w:ascii="Courier New" w:hAnsi="Courier New" w:cs="Courier New"/>
          <w:noProof/>
          <w:sz w:val="20"/>
          <w:szCs w:val="20"/>
        </w:rPr>
        <w:t>lient.MqttMsgPublishReceived+=</w:t>
      </w:r>
      <w:r w:rsidRPr="00551A7A">
        <w:rPr>
          <w:rFonts w:ascii="Courier New" w:hAnsi="Courier New" w:cs="Courier New"/>
          <w:noProof/>
          <w:sz w:val="20"/>
          <w:szCs w:val="20"/>
        </w:rPr>
        <w:t>_client_MqttMsgPublishReceived;</w:t>
      </w:r>
    </w:p>
    <w:p w14:paraId="5D72AA32"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_client.Subscribe(new String[] { _xpdSetting.MqttBrokerTopic }, </w:t>
      </w:r>
    </w:p>
    <w:p w14:paraId="12F8353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new byte[] { MqttMsgBase.QOS_LEVEL_EXACTLY_ONCE });</w:t>
      </w:r>
    </w:p>
    <w:p w14:paraId="571DDB17"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_client.ConnectionClosed += _client_ConnectionClosed;</w:t>
      </w:r>
    </w:p>
    <w:p w14:paraId="2F6ADAF9" w14:textId="77777777" w:rsidR="001E6FEE" w:rsidRPr="00551A7A"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31.</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_client.Connect(clientId, null, null, false, 60); </w:t>
      </w:r>
    </w:p>
    <w:p w14:paraId="315F3F3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32.</w:t>
      </w:r>
      <w:r>
        <w:rPr>
          <w:rFonts w:ascii="Courier New" w:hAnsi="Courier New" w:cs="Courier New"/>
          <w:noProof/>
          <w:sz w:val="20"/>
          <w:szCs w:val="20"/>
        </w:rPr>
        <w:tab/>
      </w:r>
      <w:r>
        <w:rPr>
          <w:rFonts w:ascii="Courier New" w:hAnsi="Courier New" w:cs="Courier New"/>
          <w:noProof/>
          <w:sz w:val="20"/>
          <w:szCs w:val="20"/>
        </w:rPr>
        <w:tab/>
        <w:t>}</w:t>
      </w:r>
    </w:p>
    <w:p w14:paraId="6F5427D2" w14:textId="7773B41E" w:rsidR="00E95AD0" w:rsidRDefault="001E6FEE" w:rsidP="00A0470F">
      <w:pPr>
        <w:pStyle w:val="Caption"/>
        <w:jc w:val="center"/>
      </w:pPr>
      <w:bookmarkStart w:id="362" w:name="_Toc17899811"/>
      <w:r>
        <w:t xml:space="preserve">Code Fragment </w:t>
      </w:r>
      <w:fldSimple w:instr=" SEQ Code_Fragment \* ARABIC ">
        <w:r w:rsidR="009F3952">
          <w:rPr>
            <w:noProof/>
          </w:rPr>
          <w:t>10</w:t>
        </w:r>
      </w:fldSimple>
      <w:r>
        <w:t>: C# Code handling different levels of secure MQTT</w:t>
      </w:r>
      <w:r w:rsidR="00AF1899">
        <w:t xml:space="preserve"> M2Mqtt</w:t>
      </w:r>
      <w:r>
        <w:t xml:space="preserve"> client creation</w:t>
      </w:r>
      <w:bookmarkEnd w:id="362"/>
    </w:p>
    <w:p w14:paraId="679EDFFE" w14:textId="77777777" w:rsidR="00A0470F" w:rsidRPr="00A0470F" w:rsidRDefault="00A0470F" w:rsidP="00A0470F">
      <w:pPr>
        <w:rPr>
          <w:lang w:eastAsia="en-US"/>
        </w:rPr>
      </w:pPr>
    </w:p>
    <w:p w14:paraId="45AA0992" w14:textId="2698613A" w:rsidR="0034758A" w:rsidRPr="007F5CD9" w:rsidRDefault="00161A39" w:rsidP="00E95AD0">
      <w:pPr>
        <w:pStyle w:val="Heading3"/>
        <w:keepNext w:val="0"/>
        <w:keepLines w:val="0"/>
      </w:pPr>
      <w:bookmarkStart w:id="363" w:name="_Toc17899730"/>
      <w:r>
        <w:t>5.5</w:t>
      </w:r>
      <w:r w:rsidR="002157EE">
        <w:t>.3</w:t>
      </w:r>
      <w:r w:rsidR="0034758A">
        <w:t xml:space="preserve"> MQTT Communication </w:t>
      </w:r>
      <w:r w:rsidR="0034758A" w:rsidRPr="007F5CD9">
        <w:t>Security</w:t>
      </w:r>
      <w:bookmarkEnd w:id="363"/>
    </w:p>
    <w:p w14:paraId="6D19D673" w14:textId="259712C2" w:rsidR="002157EE" w:rsidRDefault="00194478" w:rsidP="00E95AD0">
      <w:proofErr w:type="spellStart"/>
      <w:r>
        <w:t>Mosquitto</w:t>
      </w:r>
      <w:proofErr w:type="spellEnd"/>
      <w:r>
        <w:t xml:space="preserve"> offers three ways to verify client authentication, being cli</w:t>
      </w:r>
      <w:r w:rsidR="00D47663">
        <w:t>ent id</w:t>
      </w:r>
      <w:r>
        <w:t>, username and p</w:t>
      </w:r>
      <w:r w:rsidR="00D47663">
        <w:t xml:space="preserve">assword and client certificates, each providing additional security to the former. </w:t>
      </w:r>
    </w:p>
    <w:p w14:paraId="2FB75D84" w14:textId="77777777" w:rsidR="00A0470F" w:rsidRDefault="00A0470F" w:rsidP="00E95AD0"/>
    <w:p w14:paraId="6C928E52" w14:textId="45B5398A" w:rsidR="00D47663" w:rsidRDefault="002157EE" w:rsidP="00A0470F">
      <w:r w:rsidRPr="00556973">
        <w:rPr>
          <w:b/>
        </w:rPr>
        <w:t>Client ID Prefix</w:t>
      </w:r>
      <w:r w:rsidR="00556973" w:rsidRPr="00556973">
        <w:rPr>
          <w:b/>
        </w:rPr>
        <w:t>:</w:t>
      </w:r>
      <w:r w:rsidR="00556973">
        <w:t xml:space="preserve"> </w:t>
      </w:r>
      <w:r w:rsidR="00D47663">
        <w:t xml:space="preserve">Every client that connects to the broker must supply a unique client id to </w:t>
      </w:r>
      <w:r w:rsidR="00D47663" w:rsidRPr="00D47663">
        <w:t xml:space="preserve">establish connection. A client id prefix sets a restriction on the name of each client id that a connection is permitted. For example, in the </w:t>
      </w:r>
      <w:proofErr w:type="spellStart"/>
      <w:r w:rsidR="00D47663" w:rsidRPr="00D47663">
        <w:t>Mosquitto</w:t>
      </w:r>
      <w:proofErr w:type="spellEnd"/>
      <w:r w:rsidR="00D47663" w:rsidRPr="00D47663">
        <w:t xml:space="preserve"> configuration file, the variable </w:t>
      </w:r>
      <w:r w:rsidR="00D47663">
        <w:t>‘</w:t>
      </w:r>
      <w:proofErr w:type="spellStart"/>
      <w:r w:rsidR="00D47663">
        <w:t>clientid_prefixes</w:t>
      </w:r>
      <w:proofErr w:type="spellEnd"/>
      <w:r w:rsidR="00D47663">
        <w:t xml:space="preserve">’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00D47663" w:rsidRPr="00633591">
        <w:t>non-repudiation</w:t>
      </w:r>
      <w:r w:rsidR="00D47663">
        <w:t xml:space="preserve"> in this method. </w:t>
      </w:r>
    </w:p>
    <w:p w14:paraId="6A13F5AC" w14:textId="20ACC1C6" w:rsidR="00D47663" w:rsidRDefault="00D47663" w:rsidP="00D47663">
      <w:pPr>
        <w:keepNext/>
        <w:keepLines/>
      </w:pPr>
    </w:p>
    <w:p w14:paraId="799AA299" w14:textId="7F0BDA6E" w:rsidR="00194478" w:rsidRPr="00556973" w:rsidRDefault="002157EE" w:rsidP="00563C7B">
      <w:pPr>
        <w:keepNext/>
        <w:keepLines/>
      </w:pPr>
      <w:r w:rsidRPr="00556973">
        <w:rPr>
          <w:b/>
        </w:rPr>
        <w:t>Username and Password</w:t>
      </w:r>
      <w:r w:rsidR="00556973" w:rsidRPr="00556973">
        <w:rPr>
          <w:b/>
        </w:rPr>
        <w:t>:</w:t>
      </w:r>
      <w:r w:rsidR="00556973" w:rsidRPr="00556973">
        <w:t xml:space="preserve"> </w:t>
      </w:r>
      <w:r w:rsidR="00D47663" w:rsidRPr="00556973">
        <w:t>Username and password authentication goes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rsidRPr="00556973">
        <w:t>me and password is transmitted in plain text. Setting the variables ‘</w:t>
      </w:r>
      <w:proofErr w:type="spellStart"/>
      <w:r w:rsidR="007F5CD9" w:rsidRPr="00556973">
        <w:t>allow_anonymous</w:t>
      </w:r>
      <w:proofErr w:type="spellEnd"/>
      <w:r w:rsidR="007F5CD9" w:rsidRPr="00556973">
        <w:t>’ to false and ‘</w:t>
      </w:r>
      <w:proofErr w:type="spellStart"/>
      <w:r w:rsidR="007F5CD9" w:rsidRPr="00556973">
        <w:t>password_file</w:t>
      </w:r>
      <w:proofErr w:type="spellEnd"/>
      <w:r w:rsidR="007F5CD9" w:rsidRPr="00556973">
        <w:t xml:space="preserve">’ to route to the file with the password in the </w:t>
      </w:r>
      <w:proofErr w:type="spellStart"/>
      <w:r w:rsidR="007F5CD9" w:rsidRPr="00556973">
        <w:t>Mosquitto</w:t>
      </w:r>
      <w:proofErr w:type="spellEnd"/>
      <w:r w:rsidR="007F5CD9" w:rsidRPr="00556973">
        <w:t xml:space="preserve"> configuration file allows for this authentication to be possible. This means connections are not permitted without a valid username or password.</w:t>
      </w:r>
    </w:p>
    <w:p w14:paraId="3239491E" w14:textId="1F201D70" w:rsidR="00194478" w:rsidRPr="00556973" w:rsidRDefault="00194478" w:rsidP="00194478"/>
    <w:p w14:paraId="5B995CF4" w14:textId="578EF623" w:rsidR="00290D6E" w:rsidRPr="00556973" w:rsidRDefault="002157EE" w:rsidP="00556973">
      <w:r w:rsidRPr="00556973">
        <w:rPr>
          <w:b/>
        </w:rPr>
        <w:t>Payload Encryption</w:t>
      </w:r>
      <w:r w:rsidR="00556973" w:rsidRPr="00556973">
        <w:rPr>
          <w:b/>
        </w:rPr>
        <w:t>:</w:t>
      </w:r>
      <w:r w:rsidR="00556973" w:rsidRPr="00556973">
        <w:t xml:space="preserve"> </w:t>
      </w:r>
      <w:r w:rsidR="007F5CD9" w:rsidRPr="00556973">
        <w:t xml:space="preserve">Payload encryption can be used in addition or as an alternative to certificate based encryption, having the advantage of the data being encrypted end-to-end and not just between </w:t>
      </w:r>
      <w:r w:rsidR="001C172E" w:rsidRPr="00556973">
        <w:t xml:space="preserve">the broker and client. Both symmetric and asymmetric key encryption can be used as this is carried out independently of the broker and client relationship. If symmetric key encryption and a hash algorithm were to be selected, this would match the level of message integrity outlined in Section 2.7.2, meeting the data integrity and authentication criteria in secure message transport. Additionally, asymmetric key encryption could be used, though this would not reach a state of non-repudiation as there is no third party such as a Certificate Authority to verify the </w:t>
      </w:r>
      <w:r w:rsidR="009F6818" w:rsidRPr="00556973">
        <w:t>sender’s</w:t>
      </w:r>
      <w:r w:rsidR="001C172E" w:rsidRPr="00556973">
        <w:t xml:space="preserve"> identity. </w:t>
      </w:r>
    </w:p>
    <w:p w14:paraId="6769F475" w14:textId="77777777" w:rsidR="00061256" w:rsidRPr="00194478" w:rsidRDefault="00061256" w:rsidP="001C172E"/>
    <w:p w14:paraId="273DF145" w14:textId="75F6EE17" w:rsidR="0034758A" w:rsidRDefault="002157EE" w:rsidP="001B5662">
      <w:pPr>
        <w:keepNext/>
        <w:keepLines/>
      </w:pPr>
      <w:r w:rsidRPr="00556973">
        <w:rPr>
          <w:b/>
        </w:rPr>
        <w:t>Certificate-based Encryption</w:t>
      </w:r>
      <w:r w:rsidR="00556973">
        <w:t xml:space="preserve">: </w:t>
      </w:r>
      <w:r w:rsidR="0034758A" w:rsidRPr="00556973">
        <w:t xml:space="preserve">As discussed in the Literature Review section, the ideal form of MQTT security is using Certificates. OpenSSL has been selected to create certificate along with RSA encryption to assist in privacy. </w:t>
      </w:r>
      <w:r w:rsidR="004A0123" w:rsidRPr="00556973">
        <w:t xml:space="preserve">This can then be used to generate a certificate which will be used to encrypt and authenticate the communication between the clients and </w:t>
      </w:r>
      <w:r w:rsidR="00AD01E8" w:rsidRPr="00556973">
        <w:t xml:space="preserve">the </w:t>
      </w:r>
      <w:r w:rsidR="004A0123" w:rsidRPr="00556973">
        <w:t>broker. This form of encryption uses TLS (Transport Layer Security Protocol) to secure the communication be</w:t>
      </w:r>
      <w:r w:rsidR="00020273" w:rsidRPr="00556973">
        <w:t xml:space="preserve">tween the devices. As shown in </w:t>
      </w:r>
      <w:commentRangeStart w:id="364"/>
      <w:r w:rsidR="00020273" w:rsidRPr="00556973">
        <w:t>F</w:t>
      </w:r>
      <w:r w:rsidR="004A0123" w:rsidRPr="00556973">
        <w:t xml:space="preserve">igure </w:t>
      </w:r>
      <w:r w:rsidR="00020273" w:rsidRPr="00556973">
        <w:t>2</w:t>
      </w:r>
      <w:r w:rsidR="009F6818" w:rsidRPr="00556973">
        <w:t>1</w:t>
      </w:r>
      <w:r w:rsidR="004A0123" w:rsidRPr="00556973">
        <w:t>,</w:t>
      </w:r>
      <w:commentRangeEnd w:id="364"/>
      <w:r w:rsidR="00E45BDB">
        <w:rPr>
          <w:rStyle w:val="CommentReference"/>
        </w:rPr>
        <w:commentReference w:id="364"/>
      </w:r>
      <w:r w:rsidR="004A0123" w:rsidRPr="00556973">
        <w:t xml:space="preserve"> the Certificate Authority uses a certification file (.</w:t>
      </w:r>
      <w:proofErr w:type="spellStart"/>
      <w:r w:rsidR="004A0123" w:rsidRPr="00556973">
        <w:t>crt</w:t>
      </w:r>
      <w:proofErr w:type="spellEnd"/>
      <w:r w:rsidR="004A0123" w:rsidRPr="00556973">
        <w:t xml:space="preserve">) to establish communication between the client and </w:t>
      </w:r>
      <w:r w:rsidR="00AD01E8" w:rsidRPr="00556973">
        <w:t xml:space="preserve">the </w:t>
      </w:r>
      <w:r w:rsidR="004A0123" w:rsidRPr="0055697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rsidRPr="00556973">
        <w:t>,</w:t>
      </w:r>
      <w:r w:rsidR="004A0123" w:rsidRPr="00556973">
        <w:t xml:space="preserve"> and non-repudiation.</w:t>
      </w:r>
      <w:r w:rsidR="00EE7FD7" w:rsidRPr="00556973">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6910C7B3" w:rsidR="004A0123" w:rsidRDefault="005F076D" w:rsidP="004A0123">
      <w:pPr>
        <w:keepNext/>
      </w:pPr>
      <w:commentRangeStart w:id="365"/>
      <w:r>
        <w:rPr>
          <w:noProof/>
        </w:rPr>
        <w:lastRenderedPageBreak/>
        <w:pict w14:anchorId="37530C5C">
          <v:shape id="_x0000_i1027" type="#_x0000_t75" alt="Certificates" style="width:441.35pt;height:286pt;mso-width-percent:0;mso-height-percent:0;mso-width-percent:0;mso-height-percent:0">
            <v:imagedata r:id="rId36" o:title="Certificates"/>
          </v:shape>
        </w:pict>
      </w:r>
      <w:commentRangeEnd w:id="365"/>
      <w:r w:rsidR="00CE24DB">
        <w:rPr>
          <w:rStyle w:val="CommentReference"/>
        </w:rPr>
        <w:commentReference w:id="365"/>
      </w:r>
    </w:p>
    <w:p w14:paraId="1401AF70" w14:textId="18D2780C" w:rsidR="004A0123" w:rsidRPr="0034758A" w:rsidRDefault="004A0123" w:rsidP="004A0123">
      <w:pPr>
        <w:pStyle w:val="Caption"/>
        <w:jc w:val="center"/>
        <w:rPr>
          <w:b/>
        </w:rPr>
      </w:pPr>
      <w:bookmarkStart w:id="366" w:name="_Toc15564710"/>
      <w:bookmarkStart w:id="367" w:name="_Toc16606014"/>
      <w:bookmarkStart w:id="368" w:name="_Toc17228312"/>
      <w:bookmarkStart w:id="369" w:name="_Toc17394540"/>
      <w:bookmarkStart w:id="370" w:name="_Toc17899644"/>
      <w:bookmarkStart w:id="371" w:name="_Toc17899780"/>
      <w:r>
        <w:t xml:space="preserve">Figure </w:t>
      </w:r>
      <w:fldSimple w:instr=" SEQ Figure \* ARABIC ">
        <w:r w:rsidR="000A6166">
          <w:rPr>
            <w:noProof/>
          </w:rPr>
          <w:t>25</w:t>
        </w:r>
      </w:fldSimple>
      <w:r>
        <w:t>: MQTT Communication secured using Certification and TLS</w:t>
      </w:r>
      <w:bookmarkEnd w:id="366"/>
      <w:bookmarkEnd w:id="367"/>
      <w:bookmarkEnd w:id="368"/>
      <w:bookmarkEnd w:id="369"/>
      <w:bookmarkEnd w:id="370"/>
      <w:bookmarkEnd w:id="371"/>
    </w:p>
    <w:p w14:paraId="1FB41D8D" w14:textId="77777777" w:rsidR="00573863" w:rsidRPr="00C40187" w:rsidRDefault="00573863" w:rsidP="00C40187">
      <w:pPr>
        <w:rPr>
          <w:rStyle w:val="Strong"/>
          <w:rFonts w:eastAsiaTheme="majorEastAsia"/>
          <w:b w:val="0"/>
          <w:i/>
          <w:noProof/>
        </w:rPr>
      </w:pPr>
    </w:p>
    <w:p w14:paraId="5BDE7719" w14:textId="1C5C189E" w:rsidR="00EE7FD7" w:rsidRDefault="00EE7FD7" w:rsidP="002157EE">
      <w:pPr>
        <w:rPr>
          <w:rFonts w:eastAsiaTheme="majorEastAsia"/>
          <w:sz w:val="30"/>
          <w:szCs w:val="26"/>
        </w:rPr>
      </w:pPr>
      <w:r>
        <w:br w:type="page"/>
      </w:r>
    </w:p>
    <w:p w14:paraId="2EC4159F" w14:textId="7743ED15" w:rsidR="00AF2DF4" w:rsidRDefault="00AF2DF4" w:rsidP="00E317C0">
      <w:pPr>
        <w:pStyle w:val="Heading1"/>
      </w:pPr>
      <w:bookmarkStart w:id="372" w:name="_Toc17899731"/>
      <w:r>
        <w:lastRenderedPageBreak/>
        <w:t xml:space="preserve">6.0 </w:t>
      </w:r>
      <w:r w:rsidR="003B6F4C">
        <w:t>Experiment</w:t>
      </w:r>
      <w:r>
        <w:t xml:space="preserve"> Setup</w:t>
      </w:r>
      <w:bookmarkEnd w:id="372"/>
    </w:p>
    <w:p w14:paraId="222FD26B" w14:textId="490BAD10" w:rsidR="00AF2DF4" w:rsidRDefault="00AF2DF4" w:rsidP="00AF2DF4">
      <w:pPr>
        <w:rPr>
          <w:ins w:id="373" w:author="Anna Lito Michala" w:date="2019-08-29T14:04:00Z"/>
        </w:rPr>
      </w:pPr>
    </w:p>
    <w:p w14:paraId="5FFB162D" w14:textId="5E4A65FB" w:rsidR="00BF11C4" w:rsidRDefault="00BF11C4" w:rsidP="00AF2DF4">
      <w:pPr>
        <w:rPr>
          <w:ins w:id="374" w:author="Anna Lito Michala" w:date="2019-08-29T14:05:00Z"/>
        </w:rPr>
      </w:pPr>
      <w:ins w:id="375" w:author="Anna Lito Michala" w:date="2019-08-29T14:04:00Z">
        <w:r>
          <w:t>To verify the functionality of the system a set of experiments were carried out. Thes</w:t>
        </w:r>
      </w:ins>
      <w:ins w:id="376" w:author="Anna Lito Michala" w:date="2019-08-29T14:05:00Z">
        <w:r>
          <w:t>e were addressing the performance of the system in terms intruder identification and measured through latency and accuracy experiments. Also</w:t>
        </w:r>
      </w:ins>
      <w:ins w:id="377" w:author="Anna Lito Michala" w:date="2019-08-29T14:06:00Z">
        <w:r>
          <w:t>,</w:t>
        </w:r>
      </w:ins>
      <w:ins w:id="378" w:author="Anna Lito Michala" w:date="2019-08-29T14:05:00Z">
        <w:r>
          <w:t xml:space="preserve"> the security of the proposed system was assessed as presented in the </w:t>
        </w:r>
      </w:ins>
      <w:ins w:id="379" w:author="Anna Lito Michala" w:date="2019-08-29T14:06:00Z">
        <w:r>
          <w:t xml:space="preserve">project’s objectives and an additional experimental setup was proposed to evaluate it. The experiment setup for each of these evaluation methods is presented in this section. </w:t>
        </w:r>
      </w:ins>
      <w:ins w:id="380" w:author="Anna Lito Michala" w:date="2019-08-29T14:05:00Z">
        <w:r>
          <w:t xml:space="preserve"> </w:t>
        </w:r>
      </w:ins>
    </w:p>
    <w:p w14:paraId="3B6FEE76" w14:textId="77777777" w:rsidR="00BF11C4" w:rsidRDefault="00BF11C4" w:rsidP="00AF2DF4"/>
    <w:p w14:paraId="6783879B" w14:textId="4E50A3A5" w:rsidR="001B6C09" w:rsidRDefault="001B6C09" w:rsidP="001B6C09">
      <w:pPr>
        <w:pStyle w:val="Heading2"/>
      </w:pPr>
      <w:bookmarkStart w:id="381" w:name="_Toc17899732"/>
      <w:commentRangeStart w:id="382"/>
      <w:r>
        <w:t xml:space="preserve">6.1 System </w:t>
      </w:r>
      <w:r w:rsidR="00D6395C">
        <w:t>Testbed</w:t>
      </w:r>
      <w:bookmarkEnd w:id="381"/>
      <w:commentRangeEnd w:id="382"/>
      <w:r w:rsidR="003A69A5">
        <w:rPr>
          <w:rStyle w:val="CommentReference"/>
          <w:rFonts w:eastAsia="Times New Roman" w:cstheme="minorBidi"/>
        </w:rPr>
        <w:commentReference w:id="382"/>
      </w:r>
    </w:p>
    <w:p w14:paraId="505A724F" w14:textId="7386AD5A" w:rsidR="001B6C09" w:rsidRDefault="001B6C09" w:rsidP="001B6C09"/>
    <w:p w14:paraId="10B54B09" w14:textId="70CBDBBA" w:rsidR="00CC6EDD" w:rsidRDefault="00CC6EDD" w:rsidP="00CC6EDD">
      <w:pPr>
        <w:pStyle w:val="Heading3"/>
      </w:pPr>
      <w:bookmarkStart w:id="383" w:name="_Toc17899733"/>
      <w:commentRangeStart w:id="384"/>
      <w:r>
        <w:t>6.1.1 Latency</w:t>
      </w:r>
      <w:bookmarkEnd w:id="383"/>
      <w:commentRangeEnd w:id="384"/>
      <w:r w:rsidR="003A69A5">
        <w:rPr>
          <w:rStyle w:val="CommentReference"/>
          <w:rFonts w:eastAsia="Times New Roman" w:cstheme="minorBidi"/>
          <w:i w:val="0"/>
          <w:u w:val="none"/>
        </w:rPr>
        <w:commentReference w:id="384"/>
      </w:r>
    </w:p>
    <w:p w14:paraId="77AD729A" w14:textId="06A42339" w:rsidR="00213FEA" w:rsidRDefault="00213FEA" w:rsidP="001B6C09">
      <w:r>
        <w:t>When testing the latency of the system, it was important to consider the ‘convenience to security’ ratio, meaning at what point does the inconvenience of higher levels of security hinder the users experience. Three levels of MQTT security were tested: unsecured, username and password authentication</w:t>
      </w:r>
      <w:ins w:id="385" w:author="Anna Lito Michala" w:date="2019-08-29T14:07:00Z">
        <w:r w:rsidR="003A69A5">
          <w:t>,</w:t>
        </w:r>
      </w:ins>
      <w:r>
        <w:t xml:space="preserve"> and c</w:t>
      </w:r>
      <w:r w:rsidR="00A16F6D">
        <w:t>ertificate-based authentication</w:t>
      </w:r>
      <w:r>
        <w:t xml:space="preserve">. For the surveillance system, a modified script of ‘publish.py’ was created to </w:t>
      </w:r>
      <w:r w:rsidR="00183C07">
        <w:t xml:space="preserve">log the current time in milliseconds each time an image was published. </w:t>
      </w:r>
      <w:r w:rsidR="00060B9D">
        <w:t xml:space="preserve">Code Fragment 11 details the code used to collect data over an unsecured MQTT connection. </w:t>
      </w:r>
      <w:r w:rsidR="00183C07">
        <w:t xml:space="preserve">This would continually loop until reaching the maximum number of iterations (2000) and append the data to the CSV file. On the app, as the date and time of each image received was already recorded, the SQLite database file could then be exported as a CSV file and the results were </w:t>
      </w:r>
      <w:del w:id="386" w:author="Anna Lito Michala" w:date="2019-08-29T14:07:00Z">
        <w:r w:rsidR="00183C07" w:rsidDel="003A69A5">
          <w:delText xml:space="preserve">then </w:delText>
        </w:r>
      </w:del>
      <w:r w:rsidR="00183C07">
        <w:t xml:space="preserve">joined and synchronised using the Python library, Pandas.  </w:t>
      </w:r>
    </w:p>
    <w:p w14:paraId="33D7B2C8" w14:textId="77777777" w:rsidR="00213FEA" w:rsidRPr="001B6C09" w:rsidRDefault="00213FEA" w:rsidP="001B6C09"/>
    <w:p w14:paraId="57452A05" w14:textId="34C2561E" w:rsidR="003B6F4C" w:rsidRPr="001B1CAE" w:rsidRDefault="003B6F4C" w:rsidP="003B6F4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3B6F4C">
        <w:rPr>
          <w:rFonts w:ascii="Courier New" w:hAnsi="Courier New" w:cs="Courier New"/>
          <w:noProof/>
          <w:sz w:val="20"/>
          <w:szCs w:val="20"/>
        </w:rPr>
        <w:t>broker="localhost"</w:t>
      </w:r>
    </w:p>
    <w:p w14:paraId="1369D690" w14:textId="77EBB58B"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3B6F4C">
        <w:rPr>
          <w:rFonts w:ascii="Courier New" w:hAnsi="Courier New" w:cs="Courier New"/>
          <w:noProof/>
          <w:sz w:val="20"/>
          <w:szCs w:val="20"/>
          <w:shd w:val="clear" w:color="auto" w:fill="F2F2F2" w:themeFill="background1" w:themeFillShade="F2"/>
        </w:rPr>
        <w:t>filename=args["img"]</w:t>
      </w:r>
      <w:r>
        <w:rPr>
          <w:rFonts w:ascii="Courier New" w:hAnsi="Courier New" w:cs="Courier New"/>
          <w:noProof/>
          <w:sz w:val="20"/>
          <w:szCs w:val="20"/>
          <w:shd w:val="clear" w:color="auto" w:fill="F2F2F2" w:themeFill="background1" w:themeFillShade="F2"/>
        </w:rPr>
        <w:tab/>
      </w:r>
    </w:p>
    <w:p w14:paraId="5E59167F" w14:textId="122C293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sidRPr="003B6F4C">
        <w:rPr>
          <w:rFonts w:ascii="Courier New" w:hAnsi="Courier New" w:cs="Courier New"/>
          <w:noProof/>
          <w:sz w:val="20"/>
          <w:szCs w:val="20"/>
          <w:shd w:val="clear" w:color="auto" w:fill="FFFFFF" w:themeFill="background1"/>
        </w:rPr>
        <w:t>topic="cpd1995/surveillance"</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p>
    <w:p w14:paraId="1AC0EB38" w14:textId="20F57752" w:rsidR="003B6F4C" w:rsidRPr="007F1BCC" w:rsidRDefault="003B6F4C" w:rsidP="003B6F4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3B6F4C">
        <w:rPr>
          <w:rFonts w:ascii="Courier New" w:hAnsi="Courier New" w:cs="Courier New"/>
          <w:noProof/>
          <w:sz w:val="20"/>
          <w:szCs w:val="20"/>
        </w:rPr>
        <w:t>qos=2</w:t>
      </w:r>
      <w:r>
        <w:rPr>
          <w:rFonts w:ascii="Courier New" w:hAnsi="Courier New" w:cs="Courier New"/>
          <w:noProof/>
          <w:sz w:val="20"/>
          <w:szCs w:val="20"/>
        </w:rPr>
        <w:tab/>
      </w:r>
    </w:p>
    <w:p w14:paraId="760C7817" w14:textId="4DDB8877"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sidRPr="003B6F4C">
        <w:rPr>
          <w:rFonts w:ascii="Courier New" w:hAnsi="Courier New" w:cs="Courier New"/>
          <w:noProof/>
          <w:sz w:val="20"/>
          <w:szCs w:val="20"/>
        </w:rPr>
        <w:t>csvData = [['TimeStamp']]</w:t>
      </w:r>
      <w:r>
        <w:rPr>
          <w:rFonts w:ascii="Courier New" w:hAnsi="Courier New" w:cs="Courier New"/>
          <w:noProof/>
          <w:sz w:val="20"/>
          <w:szCs w:val="20"/>
        </w:rPr>
        <w:tab/>
      </w:r>
    </w:p>
    <w:p w14:paraId="576805C3" w14:textId="2DF6B165"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p>
    <w:p w14:paraId="4CB1E9F9" w14:textId="4ED929B7" w:rsidR="003B6F4C" w:rsidRPr="007F1BCC" w:rsidRDefault="003B6F4C" w:rsidP="003B6F4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F257E8">
        <w:rPr>
          <w:rFonts w:ascii="Courier New" w:hAnsi="Courier New" w:cs="Courier New"/>
          <w:noProof/>
          <w:sz w:val="20"/>
          <w:szCs w:val="20"/>
        </w:rPr>
        <w:t>def publishEncodedImage():</w:t>
      </w:r>
      <w:r>
        <w:rPr>
          <w:rFonts w:ascii="Courier New" w:hAnsi="Courier New" w:cs="Courier New"/>
          <w:noProof/>
          <w:sz w:val="20"/>
          <w:szCs w:val="20"/>
        </w:rPr>
        <w:tab/>
      </w:r>
    </w:p>
    <w:p w14:paraId="6069D105" w14:textId="3AF4D0D3"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rPr>
        <w:tab/>
      </w:r>
    </w:p>
    <w:p w14:paraId="5533EEE8" w14:textId="4CAD00B9" w:rsidR="003B6F4C"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FFFFF" w:themeFill="background1"/>
        </w:rPr>
        <w:t>encoded = base64.b64encode(image_file.read())</w:t>
      </w:r>
    </w:p>
    <w:p w14:paraId="074A140D" w14:textId="6454ED8F" w:rsidR="003B6F4C" w:rsidRPr="001B1CAE"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rPr>
        <w:t>client.publish(topic,encoded,qos)</w:t>
      </w:r>
      <w:r>
        <w:rPr>
          <w:rFonts w:ascii="Courier New" w:hAnsi="Courier New" w:cs="Courier New"/>
          <w:noProof/>
          <w:sz w:val="20"/>
          <w:szCs w:val="20"/>
        </w:rPr>
        <w:tab/>
      </w:r>
    </w:p>
    <w:p w14:paraId="3FEFF151" w14:textId="4546A17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Pr>
          <w:rFonts w:ascii="Courier New" w:hAnsi="Courier New" w:cs="Courier New"/>
          <w:noProof/>
          <w:sz w:val="20"/>
          <w:szCs w:val="20"/>
        </w:rPr>
        <w:tab/>
      </w:r>
      <w:r w:rsidR="00A16F6D" w:rsidRPr="00A16F6D">
        <w:rPr>
          <w:rFonts w:ascii="Courier New" w:hAnsi="Courier New" w:cs="Courier New"/>
          <w:noProof/>
          <w:sz w:val="20"/>
          <w:szCs w:val="20"/>
        </w:rPr>
        <w:t>counter = counter + 1</w:t>
      </w:r>
      <w:r>
        <w:rPr>
          <w:rFonts w:ascii="Courier New" w:hAnsi="Courier New" w:cs="Courier New"/>
          <w:noProof/>
          <w:sz w:val="20"/>
          <w:szCs w:val="20"/>
        </w:rPr>
        <w:tab/>
      </w:r>
      <w:r>
        <w:rPr>
          <w:rFonts w:ascii="Courier New" w:hAnsi="Courier New" w:cs="Courier New"/>
          <w:noProof/>
          <w:sz w:val="20"/>
          <w:szCs w:val="20"/>
        </w:rPr>
        <w:tab/>
      </w:r>
    </w:p>
    <w:p w14:paraId="73098BE9" w14:textId="07BDAA6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50496187" w14:textId="1A94331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00A16F6D" w:rsidRPr="00A16F6D">
        <w:rPr>
          <w:rFonts w:ascii="Courier New" w:hAnsi="Courier New" w:cs="Courier New"/>
          <w:noProof/>
          <w:sz w:val="20"/>
          <w:szCs w:val="20"/>
        </w:rPr>
        <w:t>if counter &gt;= 2000:</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 xml:space="preserve"> </w:t>
      </w:r>
    </w:p>
    <w:p w14:paraId="2A2F69DC" w14:textId="597ED57C"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16F6D" w:rsidRPr="00A16F6D">
        <w:rPr>
          <w:rFonts w:ascii="Courier New" w:hAnsi="Courier New" w:cs="Courier New"/>
          <w:noProof/>
          <w:sz w:val="20"/>
          <w:szCs w:val="20"/>
        </w:rPr>
        <w:t>break</w:t>
      </w:r>
    </w:p>
    <w:p w14:paraId="77FCF363" w14:textId="52436A8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3E120E55" w14:textId="495954E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A16F6D" w:rsidRPr="00A16F6D">
        <w:rPr>
          <w:rFonts w:ascii="Courier New" w:hAnsi="Courier New" w:cs="Courier New"/>
          <w:noProof/>
          <w:sz w:val="20"/>
          <w:szCs w:val="20"/>
        </w:rPr>
        <w:t>time.sleep(3.0)</w:t>
      </w:r>
      <w:r>
        <w:rPr>
          <w:rFonts w:ascii="Courier New" w:hAnsi="Courier New" w:cs="Courier New"/>
          <w:noProof/>
          <w:sz w:val="20"/>
          <w:szCs w:val="20"/>
        </w:rPr>
        <w:tab/>
      </w:r>
      <w:r>
        <w:rPr>
          <w:rFonts w:ascii="Courier New" w:hAnsi="Courier New" w:cs="Courier New"/>
          <w:noProof/>
          <w:sz w:val="20"/>
          <w:szCs w:val="20"/>
        </w:rPr>
        <w:tab/>
      </w:r>
    </w:p>
    <w:p w14:paraId="55BCA5F9" w14:textId="15090A5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p>
    <w:p w14:paraId="2190744E" w14:textId="405CC9A5" w:rsidR="00A16F6D"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18.</w:t>
      </w:r>
      <w:r w:rsidR="00A16F6D">
        <w:rPr>
          <w:rFonts w:ascii="Courier New" w:hAnsi="Courier New" w:cs="Courier New"/>
          <w:noProof/>
          <w:sz w:val="20"/>
          <w:szCs w:val="20"/>
        </w:rPr>
        <w:tab/>
      </w:r>
      <w:r w:rsidR="00A16F6D" w:rsidRPr="00F257E8">
        <w:rPr>
          <w:rFonts w:ascii="Courier New" w:hAnsi="Courier New" w:cs="Courier New"/>
          <w:noProof/>
          <w:sz w:val="20"/>
          <w:szCs w:val="20"/>
        </w:rPr>
        <w:t>client= paho.Client("smartapp")</w:t>
      </w:r>
      <w:r w:rsidR="00A16F6D">
        <w:rPr>
          <w:rFonts w:ascii="Courier New" w:hAnsi="Courier New" w:cs="Courier New"/>
          <w:noProof/>
          <w:sz w:val="20"/>
          <w:szCs w:val="20"/>
        </w:rPr>
        <w:t xml:space="preserve">      </w:t>
      </w:r>
    </w:p>
    <w:p w14:paraId="4F28CBC2" w14:textId="35C230A4"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Pr="00A16F6D">
        <w:rPr>
          <w:rFonts w:ascii="Courier New" w:hAnsi="Courier New" w:cs="Courier New"/>
          <w:noProof/>
          <w:sz w:val="20"/>
          <w:szCs w:val="20"/>
        </w:rPr>
        <w:t xml:space="preserve">client.connect(broker, </w:t>
      </w:r>
      <w:r>
        <w:rPr>
          <w:rFonts w:ascii="Courier New" w:hAnsi="Courier New" w:cs="Courier New"/>
          <w:noProof/>
          <w:sz w:val="20"/>
          <w:szCs w:val="20"/>
        </w:rPr>
        <w:t>1883</w:t>
      </w:r>
      <w:r w:rsidRPr="00A16F6D">
        <w:rPr>
          <w:rFonts w:ascii="Courier New" w:hAnsi="Courier New" w:cs="Courier New"/>
          <w:noProof/>
          <w:sz w:val="20"/>
          <w:szCs w:val="20"/>
        </w:rPr>
        <w:t>)</w:t>
      </w:r>
      <w:r>
        <w:rPr>
          <w:rFonts w:ascii="Courier New" w:hAnsi="Courier New" w:cs="Courier New"/>
          <w:noProof/>
          <w:sz w:val="20"/>
          <w:szCs w:val="20"/>
        </w:rPr>
        <w:tab/>
      </w:r>
    </w:p>
    <w:p w14:paraId="6B1DC1F1" w14:textId="5AE7F9F3" w:rsidR="00A16F6D" w:rsidRPr="00FD66D2" w:rsidRDefault="00A16F6D" w:rsidP="00A16F6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Pr="00F257E8">
        <w:rPr>
          <w:rFonts w:ascii="Courier New" w:hAnsi="Courier New" w:cs="Courier New"/>
          <w:noProof/>
          <w:sz w:val="20"/>
          <w:szCs w:val="20"/>
        </w:rPr>
        <w:t>publishEncodedImage()</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p>
    <w:p w14:paraId="6FA62D0A" w14:textId="22751BBE"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sidRPr="00BE544F">
        <w:rPr>
          <w:rFonts w:ascii="Courier New" w:hAnsi="Courier New" w:cs="Courier New"/>
          <w:noProof/>
          <w:sz w:val="20"/>
          <w:szCs w:val="20"/>
        </w:rPr>
        <w:t>my_df = pd.DataFrame(csvData)</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41382C28" w14:textId="1DA1E107" w:rsidR="003B6F4C" w:rsidRPr="001B1CAE" w:rsidRDefault="0061741A"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sidRPr="0061741A">
        <w:rPr>
          <w:rFonts w:ascii="Courier New" w:hAnsi="Courier New" w:cs="Courier New"/>
          <w:noProof/>
          <w:sz w:val="20"/>
          <w:szCs w:val="20"/>
        </w:rPr>
        <w:t>my_df.to_csv(</w:t>
      </w:r>
      <w:r w:rsidR="00D6395C">
        <w:rPr>
          <w:rFonts w:ascii="Courier New" w:hAnsi="Courier New" w:cs="Courier New"/>
          <w:noProof/>
          <w:sz w:val="20"/>
          <w:szCs w:val="20"/>
        </w:rPr>
        <w:t>‘</w:t>
      </w:r>
      <w:r>
        <w:rPr>
          <w:rFonts w:ascii="Courier New" w:hAnsi="Courier New" w:cs="Courier New"/>
          <w:noProof/>
          <w:sz w:val="20"/>
          <w:szCs w:val="20"/>
        </w:rPr>
        <w:t>Results</w:t>
      </w:r>
      <w:r w:rsidRPr="0061741A">
        <w:rPr>
          <w:rFonts w:ascii="Courier New" w:hAnsi="Courier New" w:cs="Courier New"/>
          <w:noProof/>
          <w:sz w:val="20"/>
          <w:szCs w:val="20"/>
        </w:rPr>
        <w:t>.csv', index=False, header=False)</w:t>
      </w:r>
      <w:r>
        <w:rPr>
          <w:rFonts w:ascii="Courier New" w:hAnsi="Courier New" w:cs="Courier New"/>
          <w:noProof/>
          <w:sz w:val="20"/>
          <w:szCs w:val="20"/>
        </w:rPr>
        <w:tab/>
      </w:r>
    </w:p>
    <w:p w14:paraId="3CDAD6F6" w14:textId="124BA4C7" w:rsidR="00BE544F" w:rsidRDefault="00BE544F" w:rsidP="00BE544F">
      <w:pPr>
        <w:pStyle w:val="Caption"/>
        <w:jc w:val="center"/>
      </w:pPr>
      <w:bookmarkStart w:id="387" w:name="_Toc17899812"/>
      <w:r>
        <w:t xml:space="preserve">Code Fragment </w:t>
      </w:r>
      <w:fldSimple w:instr=" SEQ Code_Fragment \* ARABIC ">
        <w:r w:rsidR="009F3952">
          <w:rPr>
            <w:noProof/>
          </w:rPr>
          <w:t>11</w:t>
        </w:r>
      </w:fldSimple>
      <w:r>
        <w:t>: Modified version of script shown in Code Fragment 6</w:t>
      </w:r>
      <w:bookmarkEnd w:id="387"/>
    </w:p>
    <w:p w14:paraId="2FBB2496" w14:textId="2C3B05C8" w:rsidR="00BE544F" w:rsidRDefault="00BE544F" w:rsidP="00BE544F"/>
    <w:p w14:paraId="60633397" w14:textId="77777777" w:rsidR="00D6395C" w:rsidRDefault="00D6395C">
      <w:pPr>
        <w:spacing w:line="276" w:lineRule="auto"/>
        <w:ind w:left="284" w:right="284"/>
        <w:rPr>
          <w:rFonts w:eastAsiaTheme="majorEastAsia" w:cstheme="majorBidi"/>
          <w:sz w:val="30"/>
          <w:szCs w:val="26"/>
        </w:rPr>
      </w:pPr>
      <w:r>
        <w:br w:type="page"/>
      </w:r>
    </w:p>
    <w:p w14:paraId="20DCDAC7" w14:textId="362A3859" w:rsidR="00D6395C" w:rsidRDefault="00CC6EDD" w:rsidP="00CC6EDD">
      <w:pPr>
        <w:pStyle w:val="Heading3"/>
      </w:pPr>
      <w:bookmarkStart w:id="388" w:name="_Toc17899734"/>
      <w:r>
        <w:lastRenderedPageBreak/>
        <w:t>6.1.2</w:t>
      </w:r>
      <w:r w:rsidR="00D6395C">
        <w:t xml:space="preserve"> System Accuracy</w:t>
      </w:r>
      <w:r w:rsidR="004A09BE">
        <w:t xml:space="preserve"> &amp; Performance</w:t>
      </w:r>
      <w:r w:rsidR="00D6395C">
        <w:t xml:space="preserve"> Setup</w:t>
      </w:r>
      <w:bookmarkEnd w:id="388"/>
    </w:p>
    <w:p w14:paraId="5FA3F5B5" w14:textId="4349A262" w:rsidR="00D6395C" w:rsidRDefault="00D6395C" w:rsidP="00D6395C">
      <w:r>
        <w:t xml:space="preserve">To evaluate the accuracy of the system, the script ‘surveillance.py’ was modified to record additional variables each time the system recognised </w:t>
      </w:r>
      <w:r w:rsidR="00156CFA">
        <w:t xml:space="preserve">a face. </w:t>
      </w:r>
      <w:r w:rsidR="004A09BE">
        <w:t>Code Fragment 12 shows eve</w:t>
      </w:r>
      <w:r w:rsidR="001503F5">
        <w:t>ry face recognition detection being recorded as either true or negative as well as the CPU usage and memory usage being recorded. The results are then appended to a CSV file.</w:t>
      </w:r>
    </w:p>
    <w:p w14:paraId="117A3921" w14:textId="77777777" w:rsidR="00DF0F39" w:rsidRDefault="00DF0F39" w:rsidP="00D6395C"/>
    <w:p w14:paraId="65F1CDB9" w14:textId="7D8FAD5D" w:rsidR="00D6395C" w:rsidRPr="001B1CAE" w:rsidRDefault="00D6395C" w:rsidP="00D6395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00C40170" w:rsidRPr="00C40170">
        <w:rPr>
          <w:rFonts w:ascii="Courier New" w:hAnsi="Courier New" w:cs="Courier New"/>
          <w:noProof/>
          <w:sz w:val="20"/>
          <w:szCs w:val="20"/>
        </w:rPr>
        <w:t>counter = 0</w:t>
      </w:r>
    </w:p>
    <w:p w14:paraId="086E1A5C" w14:textId="2C0CCC8D"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C40170" w:rsidRPr="00C40170">
        <w:rPr>
          <w:rFonts w:ascii="Courier New" w:hAnsi="Courier New" w:cs="Courier New"/>
          <w:noProof/>
          <w:sz w:val="20"/>
          <w:szCs w:val="20"/>
          <w:shd w:val="clear" w:color="auto" w:fill="F2F2F2" w:themeFill="background1" w:themeFillShade="F2"/>
        </w:rPr>
        <w:t>csvData = [['TimeStamp', 'DetectedFace','CPU Usage', 'Memory']]</w:t>
      </w:r>
      <w:r>
        <w:rPr>
          <w:rFonts w:ascii="Courier New" w:hAnsi="Courier New" w:cs="Courier New"/>
          <w:noProof/>
          <w:sz w:val="20"/>
          <w:szCs w:val="20"/>
          <w:shd w:val="clear" w:color="auto" w:fill="F2F2F2" w:themeFill="background1" w:themeFillShade="F2"/>
        </w:rPr>
        <w:tab/>
      </w:r>
    </w:p>
    <w:p w14:paraId="02F60156" w14:textId="46D5FD8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329DDF6A" w14:textId="3929983E" w:rsidR="00D6395C" w:rsidRPr="007F1BCC" w:rsidRDefault="00D6395C" w:rsidP="00D6395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00446FDE" w:rsidRPr="00446FDE">
        <w:rPr>
          <w:rFonts w:ascii="Courier New" w:hAnsi="Courier New" w:cs="Courier New"/>
          <w:noProof/>
          <w:sz w:val="20"/>
          <w:szCs w:val="20"/>
        </w:rPr>
        <w:t>for ((top, right, bottom, left), name) in zip(boxes, names):</w:t>
      </w:r>
      <w:r>
        <w:rPr>
          <w:rFonts w:ascii="Courier New" w:hAnsi="Courier New" w:cs="Courier New"/>
          <w:noProof/>
          <w:sz w:val="20"/>
          <w:szCs w:val="20"/>
        </w:rPr>
        <w:tab/>
      </w:r>
    </w:p>
    <w:p w14:paraId="6D90AE90" w14:textId="63F28EB1"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top = int(top * r)</w:t>
      </w:r>
    </w:p>
    <w:p w14:paraId="6285BEF9" w14:textId="753DFD0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00446FDE">
        <w:rPr>
          <w:rFonts w:ascii="Courier New" w:hAnsi="Courier New" w:cs="Courier New"/>
          <w:noProof/>
          <w:sz w:val="20"/>
          <w:szCs w:val="20"/>
        </w:rPr>
        <w:tab/>
      </w:r>
      <w:r w:rsidR="00446FDE">
        <w:rPr>
          <w:rFonts w:ascii="Courier New" w:hAnsi="Courier New" w:cs="Courier New"/>
          <w:noProof/>
          <w:sz w:val="20"/>
          <w:szCs w:val="20"/>
        </w:rPr>
        <w:tab/>
      </w:r>
      <w:r w:rsidR="00446FDE" w:rsidRPr="00446FDE">
        <w:rPr>
          <w:rFonts w:ascii="Courier New" w:hAnsi="Courier New" w:cs="Courier New"/>
          <w:noProof/>
          <w:sz w:val="20"/>
          <w:szCs w:val="20"/>
        </w:rPr>
        <w:t>right = int(right * r)</w:t>
      </w:r>
    </w:p>
    <w:p w14:paraId="3FFC4F9E" w14:textId="29784CD8" w:rsidR="00D6395C" w:rsidRPr="007F1BCC" w:rsidRDefault="00D6395C" w:rsidP="00D6395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446FDE" w:rsidRPr="00446FDE">
        <w:rPr>
          <w:rFonts w:ascii="Courier New" w:hAnsi="Courier New" w:cs="Courier New"/>
          <w:noProof/>
          <w:sz w:val="20"/>
          <w:szCs w:val="20"/>
        </w:rPr>
        <w:t>bottom = int(bottom * r)</w:t>
      </w:r>
    </w:p>
    <w:p w14:paraId="4D872F39" w14:textId="6854A502"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00446FDE" w:rsidRPr="00446FDE">
        <w:rPr>
          <w:rFonts w:ascii="Courier New" w:hAnsi="Courier New" w:cs="Courier New"/>
          <w:noProof/>
          <w:sz w:val="20"/>
          <w:szCs w:val="20"/>
        </w:rPr>
        <w:t>left = int(left * r)</w:t>
      </w:r>
    </w:p>
    <w:p w14:paraId="562B7AD8" w14:textId="5E5EB4E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D1481D7" w14:textId="56EAE9D3"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cv2.rectangle(frame, (left, top),</w:t>
      </w:r>
      <w:r w:rsidR="00446FDE">
        <w:rPr>
          <w:rFonts w:ascii="Courier New" w:hAnsi="Courier New" w:cs="Courier New"/>
          <w:noProof/>
          <w:sz w:val="20"/>
          <w:szCs w:val="20"/>
        </w:rPr>
        <w:t xml:space="preserve"> (right, bottom),(0,255,0)</w:t>
      </w:r>
      <w:r>
        <w:rPr>
          <w:rFonts w:ascii="Courier New" w:hAnsi="Courier New" w:cs="Courier New"/>
          <w:noProof/>
          <w:sz w:val="20"/>
          <w:szCs w:val="20"/>
        </w:rPr>
        <w:tab/>
      </w:r>
    </w:p>
    <w:p w14:paraId="76C5F8FB" w14:textId="0B912029"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446FDE">
        <w:rPr>
          <w:rFonts w:ascii="Courier New" w:hAnsi="Courier New" w:cs="Courier New"/>
          <w:noProof/>
          <w:sz w:val="20"/>
          <w:szCs w:val="20"/>
        </w:rPr>
        <w:tab/>
      </w:r>
      <w:r w:rsidR="00446FDE" w:rsidRPr="00446FDE">
        <w:rPr>
          <w:rFonts w:ascii="Courier New" w:hAnsi="Courier New" w:cs="Courier New"/>
          <w:noProof/>
          <w:sz w:val="20"/>
          <w:szCs w:val="20"/>
        </w:rPr>
        <w:t>y = top - 15 if top - 15 &gt; 15 else top + 15</w:t>
      </w:r>
    </w:p>
    <w:p w14:paraId="23EDBA42" w14:textId="466E2D4B"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cv2.putText(frame, name, (left, y), cv2.FONT_HERSHEY_SIMPLEX,</w:t>
      </w:r>
    </w:p>
    <w:p w14:paraId="720F403A" w14:textId="22434C1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0.75, (0, 255, 0), 2)</w:t>
      </w:r>
    </w:p>
    <w:p w14:paraId="4E1FF17F" w14:textId="4E9B6DF3"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3A807BDD" w14:textId="7C41981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if name == 'Unknown':</w:t>
      </w:r>
      <w:r>
        <w:rPr>
          <w:rFonts w:ascii="Courier New" w:hAnsi="Courier New" w:cs="Courier New"/>
          <w:noProof/>
          <w:sz w:val="20"/>
          <w:szCs w:val="20"/>
        </w:rPr>
        <w:tab/>
      </w:r>
    </w:p>
    <w:p w14:paraId="6E1CA83F" w14:textId="1A79758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dateTime = datetime.now()</w:t>
      </w:r>
    </w:p>
    <w:p w14:paraId="5C6F665B" w14:textId="6992BF6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00032807" w:rsidRPr="00032807">
        <w:rPr>
          <w:rFonts w:ascii="Courier New" w:hAnsi="Courier New" w:cs="Courier New"/>
          <w:noProof/>
          <w:sz w:val="20"/>
          <w:szCs w:val="20"/>
        </w:rPr>
        <w:t xml:space="preserve">csvData.append([str(dateTime), 'False', </w:t>
      </w:r>
    </w:p>
    <w:p w14:paraId="38B6996F" w14:textId="0334BCB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sidR="00446FDE">
        <w:rPr>
          <w:rFonts w:ascii="Courier New" w:hAnsi="Courier New" w:cs="Courier New"/>
          <w:noProof/>
          <w:sz w:val="20"/>
          <w:szCs w:val="20"/>
        </w:rPr>
        <w:tab/>
      </w:r>
      <w:r w:rsidR="00032807" w:rsidRPr="00032807">
        <w:rPr>
          <w:rFonts w:ascii="Courier New" w:hAnsi="Courier New" w:cs="Courier New"/>
          <w:noProof/>
          <w:sz w:val="20"/>
          <w:szCs w:val="20"/>
        </w:rPr>
        <w:t>psutil.cpu_percent</w:t>
      </w:r>
      <w:r w:rsidR="00032807">
        <w:rPr>
          <w:rFonts w:ascii="Courier New" w:hAnsi="Courier New" w:cs="Courier New"/>
          <w:noProof/>
          <w:sz w:val="20"/>
          <w:szCs w:val="20"/>
        </w:rPr>
        <w:t>(), psutil.virtual_memory()])</w:t>
      </w:r>
    </w:p>
    <w:p w14:paraId="50291223" w14:textId="2027908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Pr>
          <w:rFonts w:ascii="Courier New" w:hAnsi="Courier New" w:cs="Courier New"/>
          <w:noProof/>
          <w:sz w:val="20"/>
          <w:szCs w:val="20"/>
        </w:rPr>
        <w:tab/>
      </w:r>
      <w:r w:rsidR="00032807">
        <w:rPr>
          <w:rFonts w:ascii="Courier New" w:hAnsi="Courier New" w:cs="Courier New"/>
          <w:noProof/>
          <w:sz w:val="20"/>
          <w:szCs w:val="20"/>
        </w:rPr>
        <w:t>counter = counter + 1</w:t>
      </w:r>
      <w:r>
        <w:rPr>
          <w:rFonts w:ascii="Courier New" w:hAnsi="Courier New" w:cs="Courier New"/>
          <w:noProof/>
          <w:sz w:val="20"/>
          <w:szCs w:val="20"/>
        </w:rPr>
        <w:tab/>
      </w:r>
    </w:p>
    <w:p w14:paraId="52A9A83F" w14:textId="179074A3" w:rsidR="00D6395C" w:rsidRPr="00446FDE" w:rsidRDefault="00D6395C"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E165ED">
        <w:rPr>
          <w:rFonts w:ascii="Courier New" w:hAnsi="Courier New" w:cs="Courier New"/>
          <w:noProof/>
          <w:sz w:val="20"/>
          <w:szCs w:val="20"/>
        </w:rPr>
        <w:tab/>
        <w:t>else:</w:t>
      </w:r>
    </w:p>
    <w:p w14:paraId="331DFACA" w14:textId="14DE1E9A" w:rsidR="00446FDE" w:rsidRPr="00446FD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E165ED">
        <w:rPr>
          <w:rFonts w:ascii="Courier New" w:hAnsi="Courier New" w:cs="Courier New"/>
          <w:noProof/>
          <w:sz w:val="20"/>
          <w:szCs w:val="20"/>
        </w:rPr>
        <w:t>dateTime = dateTime.now()</w:t>
      </w:r>
      <w:r>
        <w:rPr>
          <w:rFonts w:ascii="Courier New" w:hAnsi="Courier New" w:cs="Courier New"/>
          <w:noProof/>
          <w:sz w:val="20"/>
          <w:szCs w:val="20"/>
        </w:rPr>
        <w:tab/>
      </w:r>
      <w:r>
        <w:rPr>
          <w:rFonts w:ascii="Courier New" w:hAnsi="Courier New" w:cs="Courier New"/>
          <w:noProof/>
          <w:sz w:val="20"/>
          <w:szCs w:val="20"/>
        </w:rPr>
        <w:tab/>
      </w:r>
    </w:p>
    <w:p w14:paraId="202AF08D" w14:textId="2A1EFE61"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r>
      <w:r w:rsidR="00E165ED">
        <w:rPr>
          <w:rFonts w:ascii="Courier New" w:hAnsi="Courier New" w:cs="Courier New"/>
          <w:noProof/>
          <w:sz w:val="20"/>
          <w:szCs w:val="20"/>
        </w:rPr>
        <w:tab/>
      </w:r>
      <w:r w:rsidR="00E165ED" w:rsidRPr="00E165ED">
        <w:rPr>
          <w:rFonts w:ascii="Courier New" w:hAnsi="Courier New" w:cs="Courier New"/>
          <w:noProof/>
          <w:sz w:val="20"/>
          <w:szCs w:val="20"/>
        </w:rPr>
        <w:t xml:space="preserve">csvData.append([str(dateTime), 'True', </w:t>
      </w:r>
    </w:p>
    <w:p w14:paraId="2A5B0A8B" w14:textId="1F7439E4"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84E82">
        <w:rPr>
          <w:rFonts w:ascii="Courier New" w:hAnsi="Courier New" w:cs="Courier New"/>
          <w:noProof/>
          <w:sz w:val="20"/>
          <w:szCs w:val="20"/>
        </w:rPr>
        <w:tab/>
      </w:r>
      <w:r w:rsidR="00E165ED" w:rsidRPr="00E165ED">
        <w:rPr>
          <w:rFonts w:ascii="Courier New" w:hAnsi="Courier New" w:cs="Courier New"/>
          <w:noProof/>
          <w:sz w:val="20"/>
          <w:szCs w:val="20"/>
        </w:rPr>
        <w:t>psutil.cpu_percent(), psutil.virtual_memory()])</w:t>
      </w:r>
    </w:p>
    <w:p w14:paraId="01B04E9E" w14:textId="7754BBA0"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r>
      <w:r w:rsidR="00A84E82">
        <w:rPr>
          <w:rFonts w:ascii="Courier New" w:hAnsi="Courier New" w:cs="Courier New"/>
          <w:noProof/>
          <w:sz w:val="20"/>
          <w:szCs w:val="20"/>
        </w:rPr>
        <w:tab/>
      </w:r>
      <w:r w:rsidR="00A84E82" w:rsidRPr="00A84E82">
        <w:rPr>
          <w:rFonts w:ascii="Courier New" w:hAnsi="Courier New" w:cs="Courier New"/>
          <w:noProof/>
          <w:sz w:val="20"/>
          <w:szCs w:val="20"/>
        </w:rPr>
        <w:t>counter = counter + 1</w:t>
      </w:r>
      <w:r w:rsidR="00A84E82" w:rsidRPr="00A84E82">
        <w:rPr>
          <w:rFonts w:ascii="Courier New" w:hAnsi="Courier New" w:cs="Courier New"/>
          <w:noProof/>
          <w:sz w:val="20"/>
          <w:szCs w:val="20"/>
        </w:rPr>
        <w:tab/>
      </w:r>
    </w:p>
    <w:p w14:paraId="63C4A7E3" w14:textId="25BE1A06"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0A699AEB" w14:textId="0C3A69A6"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r>
      <w:r w:rsidR="00ED4C03" w:rsidRPr="00ED4C03">
        <w:rPr>
          <w:rFonts w:ascii="Courier New" w:hAnsi="Courier New" w:cs="Courier New"/>
          <w:noProof/>
          <w:sz w:val="20"/>
          <w:szCs w:val="20"/>
        </w:rPr>
        <w:t xml:space="preserve">if counter </w:t>
      </w:r>
      <w:r w:rsidR="00ED4C03">
        <w:rPr>
          <w:rFonts w:ascii="Courier New" w:hAnsi="Courier New" w:cs="Courier New"/>
          <w:noProof/>
          <w:sz w:val="20"/>
          <w:szCs w:val="20"/>
        </w:rPr>
        <w:t>&gt;</w:t>
      </w:r>
      <w:r w:rsidR="00ED4C03" w:rsidRPr="00ED4C03">
        <w:rPr>
          <w:rFonts w:ascii="Courier New" w:hAnsi="Courier New" w:cs="Courier New"/>
          <w:noProof/>
          <w:sz w:val="20"/>
          <w:szCs w:val="20"/>
        </w:rPr>
        <w:t xml:space="preserve"> 100:</w:t>
      </w:r>
    </w:p>
    <w:p w14:paraId="1068DF9F" w14:textId="1235435F"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00812619">
        <w:rPr>
          <w:rFonts w:ascii="Courier New" w:hAnsi="Courier New" w:cs="Courier New"/>
          <w:noProof/>
          <w:sz w:val="20"/>
          <w:szCs w:val="20"/>
        </w:rPr>
        <w:tab/>
        <w:t>break</w:t>
      </w:r>
    </w:p>
    <w:p w14:paraId="22579DB9" w14:textId="64738125" w:rsidR="00446FDE" w:rsidRPr="00551A7A"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p>
    <w:p w14:paraId="164A7636" w14:textId="123E6757" w:rsidR="00446FDE" w:rsidRPr="001B1CAE" w:rsidRDefault="00B209F8"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sidR="0041672A" w:rsidRPr="0041672A">
        <w:rPr>
          <w:rFonts w:ascii="Courier New" w:hAnsi="Courier New" w:cs="Courier New"/>
          <w:noProof/>
          <w:sz w:val="20"/>
          <w:szCs w:val="20"/>
        </w:rPr>
        <w:t>my_df = pd.DataFrame(csvData)</w:t>
      </w:r>
      <w:r w:rsidR="00446FDE">
        <w:rPr>
          <w:rFonts w:ascii="Courier New" w:hAnsi="Courier New" w:cs="Courier New"/>
          <w:noProof/>
          <w:sz w:val="20"/>
          <w:szCs w:val="20"/>
        </w:rPr>
        <w:tab/>
      </w:r>
    </w:p>
    <w:p w14:paraId="78F948EC" w14:textId="6EC22560" w:rsidR="00BA3EC4" w:rsidRDefault="00B209F8" w:rsidP="00BA3EC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sidR="0041672A">
        <w:rPr>
          <w:rFonts w:ascii="Courier New" w:hAnsi="Courier New" w:cs="Courier New"/>
          <w:noProof/>
          <w:sz w:val="20"/>
          <w:szCs w:val="20"/>
        </w:rPr>
        <w:t>m</w:t>
      </w:r>
      <w:r w:rsidR="00B74E3D">
        <w:rPr>
          <w:rFonts w:ascii="Courier New" w:hAnsi="Courier New" w:cs="Courier New"/>
          <w:noProof/>
          <w:sz w:val="20"/>
          <w:szCs w:val="20"/>
        </w:rPr>
        <w:t>y_df.to_csv(‘Accuracy</w:t>
      </w:r>
      <w:r w:rsidR="0041672A" w:rsidRPr="0041672A">
        <w:rPr>
          <w:rFonts w:ascii="Courier New" w:hAnsi="Courier New" w:cs="Courier New"/>
          <w:noProof/>
          <w:sz w:val="20"/>
          <w:szCs w:val="20"/>
        </w:rPr>
        <w:t>.csv', index=False, header=False)</w:t>
      </w:r>
      <w:r w:rsidR="00446FDE">
        <w:rPr>
          <w:rFonts w:ascii="Courier New" w:hAnsi="Courier New" w:cs="Courier New"/>
          <w:noProof/>
          <w:sz w:val="20"/>
          <w:szCs w:val="20"/>
        </w:rPr>
        <w:tab/>
      </w:r>
      <w:r w:rsidR="00432346">
        <w:rPr>
          <w:rFonts w:ascii="Courier New" w:hAnsi="Courier New" w:cs="Courier New"/>
          <w:noProof/>
          <w:sz w:val="20"/>
          <w:szCs w:val="20"/>
        </w:rPr>
        <w:t xml:space="preserve"> </w:t>
      </w:r>
    </w:p>
    <w:p w14:paraId="3BE57170" w14:textId="7AF093C8" w:rsidR="00446FDE" w:rsidRPr="001B1CAE" w:rsidRDefault="00BA3EC4" w:rsidP="00BA3EC4">
      <w:pPr>
        <w:pStyle w:val="Caption"/>
        <w:jc w:val="center"/>
        <w:rPr>
          <w:rFonts w:ascii="Courier New" w:hAnsi="Courier New" w:cs="Courier New"/>
          <w:noProof/>
          <w:sz w:val="20"/>
          <w:szCs w:val="20"/>
        </w:rPr>
      </w:pPr>
      <w:bookmarkStart w:id="389" w:name="_Toc17899813"/>
      <w:r>
        <w:t xml:space="preserve">Code Fragment </w:t>
      </w:r>
      <w:fldSimple w:instr=" SEQ Code_Fragment \* ARABIC ">
        <w:r w:rsidR="009F3952">
          <w:rPr>
            <w:noProof/>
          </w:rPr>
          <w:t>12</w:t>
        </w:r>
      </w:fldSimple>
      <w:r>
        <w:t>: Modified version of 'surveillance.py' script used to record accuracy</w:t>
      </w:r>
      <w:bookmarkEnd w:id="389"/>
    </w:p>
    <w:p w14:paraId="5E3FE483" w14:textId="2E47B478" w:rsidR="00D6395C" w:rsidRDefault="00D6395C" w:rsidP="00D6395C"/>
    <w:p w14:paraId="0FE31AA4" w14:textId="27858ABC" w:rsidR="00331D18" w:rsidRDefault="00331D18" w:rsidP="00D6395C">
      <w:r>
        <w:t xml:space="preserve">This script was tested using both the </w:t>
      </w:r>
      <w:proofErr w:type="spellStart"/>
      <w:r>
        <w:t>Haar</w:t>
      </w:r>
      <w:proofErr w:type="spellEnd"/>
      <w:r>
        <w:t>-Cascades and HOG algorithm as detailed in Section 2.8. Upon attempting to run the script with a Deep Learning algorithm such as the Convolutional Neural Network (CNN), the script was automatically killed</w:t>
      </w:r>
      <w:del w:id="390" w:author="Anna Lito Michala" w:date="2019-08-29T14:08:00Z">
        <w:r w:rsidDel="003A69A5">
          <w:delText xml:space="preserve"> off</w:delText>
        </w:r>
      </w:del>
      <w:r>
        <w:t xml:space="preserve">. This is due to the high levels of memory consumption and CPU usage </w:t>
      </w:r>
      <w:del w:id="391" w:author="Anna Lito Michala" w:date="2019-08-29T14:08:00Z">
        <w:r w:rsidDel="003A69A5">
          <w:delText>when using such method</w:delText>
        </w:r>
      </w:del>
      <w:ins w:id="392" w:author="Anna Lito Michala" w:date="2019-08-29T14:08:00Z">
        <w:r w:rsidR="003A69A5">
          <w:t>of this algorithm</w:t>
        </w:r>
      </w:ins>
      <w:r>
        <w:t xml:space="preserve">. Therefore, the CNN is not used </w:t>
      </w:r>
      <w:ins w:id="393" w:author="Anna Lito Michala" w:date="2019-08-29T14:09:00Z">
        <w:r w:rsidR="003A69A5">
          <w:t xml:space="preserve">further </w:t>
        </w:r>
      </w:ins>
      <w:r>
        <w:t>in the experiment.</w:t>
      </w:r>
    </w:p>
    <w:p w14:paraId="29D545E2" w14:textId="71047603" w:rsidR="00331D18" w:rsidRDefault="00331D18" w:rsidP="00D6395C"/>
    <w:p w14:paraId="53304826" w14:textId="35BFB465" w:rsidR="00331D18" w:rsidRDefault="00331D18" w:rsidP="00D6395C">
      <w:r>
        <w:rPr>
          <w:noProof/>
        </w:rPr>
        <w:drawing>
          <wp:inline distT="0" distB="0" distL="0" distR="0" wp14:anchorId="16784542" wp14:editId="0FBF9B6B">
            <wp:extent cx="5731510" cy="871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71855"/>
                    </a:xfrm>
                    <a:prstGeom prst="rect">
                      <a:avLst/>
                    </a:prstGeom>
                  </pic:spPr>
                </pic:pic>
              </a:graphicData>
            </a:graphic>
          </wp:inline>
        </w:drawing>
      </w:r>
    </w:p>
    <w:p w14:paraId="2C9B3BA4" w14:textId="77777777" w:rsidR="00331D18" w:rsidRPr="00D6395C" w:rsidRDefault="00331D18" w:rsidP="00D6395C"/>
    <w:p w14:paraId="3B6A7BB0" w14:textId="56E3EF86" w:rsidR="00AF2DF4" w:rsidRDefault="00D6395C" w:rsidP="0085131D">
      <w:pPr>
        <w:pStyle w:val="Heading2"/>
      </w:pPr>
      <w:bookmarkStart w:id="394" w:name="_Toc17899735"/>
      <w:r>
        <w:lastRenderedPageBreak/>
        <w:t>6.3</w:t>
      </w:r>
      <w:r w:rsidR="00AF2DF4">
        <w:t xml:space="preserve"> Cyber Security Testbed Setup</w:t>
      </w:r>
      <w:bookmarkEnd w:id="394"/>
    </w:p>
    <w:p w14:paraId="7F9104A1" w14:textId="77777777" w:rsidR="00AF2DF4" w:rsidRDefault="00AF2DF4" w:rsidP="0085131D">
      <w:pPr>
        <w:keepNext/>
        <w:keepLines/>
      </w:pPr>
    </w:p>
    <w:p w14:paraId="0B355B14" w14:textId="77777777" w:rsidR="00AF2DF4" w:rsidRDefault="00AF2DF4" w:rsidP="0085131D">
      <w:pPr>
        <w:keepNext/>
        <w:keepLines/>
      </w:pPr>
      <w:r>
        <w:t xml:space="preserve">As mentioned in the Technology Review section, Kali Linux was selected to test the system. It was established in Section 2.5 that DoS, </w:t>
      </w:r>
      <w:proofErr w:type="spellStart"/>
      <w:r>
        <w:t>MitM</w:t>
      </w:r>
      <w:proofErr w:type="spellEnd"/>
      <w:r>
        <w:t xml:space="preserve"> and Brute Force Attacks were the biggest threats to IoT devices. This section offers a way to test the strength of the security measures put in place to defend against such attacks.</w:t>
      </w:r>
    </w:p>
    <w:p w14:paraId="16B6323E" w14:textId="77777777" w:rsidR="00AF2DF4" w:rsidRDefault="00AF2DF4" w:rsidP="00AF2DF4"/>
    <w:p w14:paraId="56870DBD" w14:textId="277E86F5" w:rsidR="00AF2DF4" w:rsidRDefault="00D6395C" w:rsidP="00060B9D">
      <w:pPr>
        <w:pStyle w:val="Heading3"/>
      </w:pPr>
      <w:bookmarkStart w:id="395" w:name="_Toc17899736"/>
      <w:r>
        <w:t>6.3</w:t>
      </w:r>
      <w:r w:rsidR="00AF2DF4">
        <w:t>.1 Dictionary Attacks</w:t>
      </w:r>
      <w:bookmarkEnd w:id="395"/>
    </w:p>
    <w:p w14:paraId="69B2E603" w14:textId="77777777" w:rsidR="00575BE1" w:rsidRDefault="00AF2DF4" w:rsidP="00060B9D">
      <w:pPr>
        <w:keepNext/>
        <w:keepLines/>
      </w:pPr>
      <w:r>
        <w:t xml:space="preserve">Dictionary attacks, a form of brute forcing, can be used to crack passwords by using a word list and executing a command based on a specific IP address. In this experiment, the IP address of the </w:t>
      </w:r>
      <w:proofErr w:type="spellStart"/>
      <w:r>
        <w:t>RPi</w:t>
      </w:r>
      <w:proofErr w:type="spellEnd"/>
      <w:r>
        <w:t xml:space="preserve"> is </w:t>
      </w:r>
      <w:r w:rsidRPr="00AF2DF4">
        <w:t>192.168.1.214</w:t>
      </w:r>
      <w:r>
        <w:t xml:space="preserve">. Hydra is a piece of software built into the Kali Linux OS and can be used to test the strength of </w:t>
      </w:r>
      <w:r w:rsidR="00575BE1">
        <w:t>protocols such as SSH. As this program accepts a word list, which is used to guess the password of the victim, ‘</w:t>
      </w:r>
      <w:proofErr w:type="spellStart"/>
      <w:r w:rsidR="00575BE1">
        <w:t>rockyou</w:t>
      </w:r>
      <w:proofErr w:type="spellEnd"/>
      <w:r w:rsidR="00575BE1">
        <w:t xml:space="preserve">’ has been selected which is available on the OS by default. </w:t>
      </w:r>
    </w:p>
    <w:p w14:paraId="495CFC3C" w14:textId="77777777" w:rsidR="00575BE1" w:rsidRDefault="00575BE1" w:rsidP="00AF2DF4"/>
    <w:p w14:paraId="47CB6683" w14:textId="354B3A6E" w:rsidR="00575BE1" w:rsidRDefault="00575BE1"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r>
        <w:rPr>
          <w:rFonts w:ascii="Courier New" w:hAnsi="Courier New" w:cs="Courier New"/>
          <w:sz w:val="20"/>
          <w:szCs w:val="20"/>
        </w:rPr>
        <w:t>&gt;</w:t>
      </w:r>
      <w:r w:rsidRPr="00575BE1">
        <w:rPr>
          <w:rFonts w:ascii="Courier New" w:hAnsi="Courier New" w:cs="Courier New"/>
          <w:sz w:val="20"/>
          <w:szCs w:val="20"/>
        </w:rPr>
        <w:t xml:space="preserve">hydra -s 22 -l </w:t>
      </w:r>
      <w:r w:rsidR="002A3065">
        <w:rPr>
          <w:rFonts w:ascii="Courier New" w:hAnsi="Courier New" w:cs="Courier New"/>
          <w:sz w:val="20"/>
          <w:szCs w:val="20"/>
        </w:rPr>
        <w:t>pi</w:t>
      </w:r>
      <w:r w:rsidRPr="00575BE1">
        <w:rPr>
          <w:rFonts w:ascii="Courier New" w:hAnsi="Courier New" w:cs="Courier New"/>
          <w:sz w:val="20"/>
          <w:szCs w:val="20"/>
        </w:rPr>
        <w:t xml:space="preserve"> -P /</w:t>
      </w:r>
      <w:proofErr w:type="spellStart"/>
      <w:r w:rsidRPr="00575BE1">
        <w:rPr>
          <w:rFonts w:ascii="Courier New" w:hAnsi="Courier New" w:cs="Courier New"/>
          <w:sz w:val="20"/>
          <w:szCs w:val="20"/>
        </w:rPr>
        <w:t>usr</w:t>
      </w:r>
      <w:proofErr w:type="spellEnd"/>
      <w:r w:rsidRPr="00575BE1">
        <w:rPr>
          <w:rFonts w:ascii="Courier New" w:hAnsi="Courier New" w:cs="Courier New"/>
          <w:sz w:val="20"/>
          <w:szCs w:val="20"/>
        </w:rPr>
        <w:t>/share/wordlists/rockyou.txt 192.168.1.</w:t>
      </w:r>
      <w:r>
        <w:rPr>
          <w:rFonts w:ascii="Courier New" w:hAnsi="Courier New" w:cs="Courier New"/>
          <w:sz w:val="20"/>
          <w:szCs w:val="20"/>
        </w:rPr>
        <w:t>214</w:t>
      </w:r>
      <w:r w:rsidRPr="00575BE1">
        <w:rPr>
          <w:rFonts w:ascii="Courier New" w:hAnsi="Courier New" w:cs="Courier New"/>
          <w:sz w:val="20"/>
          <w:szCs w:val="20"/>
        </w:rPr>
        <w:t xml:space="preserve"> -t 4 </w:t>
      </w:r>
      <w:proofErr w:type="spellStart"/>
      <w:r w:rsidRPr="00575BE1">
        <w:rPr>
          <w:rFonts w:ascii="Courier New" w:hAnsi="Courier New" w:cs="Courier New"/>
          <w:sz w:val="20"/>
          <w:szCs w:val="20"/>
        </w:rPr>
        <w:t>ssh</w:t>
      </w:r>
      <w:proofErr w:type="spellEnd"/>
    </w:p>
    <w:p w14:paraId="220D69FA" w14:textId="3719D7D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p>
    <w:p w14:paraId="757B1E49" w14:textId="3861968A"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sidRPr="002A3065">
        <w:t>The soft</w:t>
      </w:r>
      <w:r>
        <w:t>ware continually guesses the password by attempting to login using the list of stored passwords i</w:t>
      </w:r>
      <w:r w:rsidR="00482A9C">
        <w:t>n the given word list. Figure 26</w:t>
      </w:r>
      <w:r>
        <w:t xml:space="preserve"> shows the continual login attempts to SSH using the Hydra software package.</w:t>
      </w:r>
    </w:p>
    <w:p w14:paraId="26112D7E" w14:textId="77777777" w:rsidR="002A3065" w:rsidRP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14:paraId="3B4D0AF7" w14:textId="77777777" w:rsidR="002A3065" w:rsidRDefault="005F076D" w:rsidP="002A3065">
      <w:pPr>
        <w:keepNext/>
      </w:pPr>
      <w:r>
        <w:rPr>
          <w:noProof/>
        </w:rPr>
        <w:pict w14:anchorId="4C2C166C">
          <v:shape id="_x0000_i1026" type="#_x0000_t75" alt="Kali Dictionary Attack" style="width:451.35pt;height:240.65pt;mso-width-percent:0;mso-height-percent:0;mso-width-percent:0;mso-height-percent:0">
            <v:imagedata r:id="rId38" o:title="Kali Dictionary Attack"/>
          </v:shape>
        </w:pict>
      </w:r>
    </w:p>
    <w:p w14:paraId="15AA7A8D" w14:textId="18B03BF7" w:rsidR="002A3065" w:rsidRDefault="002A3065" w:rsidP="002A3065">
      <w:pPr>
        <w:pStyle w:val="Caption"/>
        <w:jc w:val="center"/>
      </w:pPr>
      <w:bookmarkStart w:id="396" w:name="_Toc17899645"/>
      <w:bookmarkStart w:id="397" w:name="_Toc17899781"/>
      <w:r>
        <w:t xml:space="preserve">Figure </w:t>
      </w:r>
      <w:fldSimple w:instr=" SEQ Figure \* ARABIC ">
        <w:r w:rsidR="000A6166">
          <w:rPr>
            <w:noProof/>
          </w:rPr>
          <w:t>26</w:t>
        </w:r>
      </w:fldSimple>
      <w:r>
        <w:t xml:space="preserve">: Kali Linux Kernel showing Dictionary Attack using 'Hydra' </w:t>
      </w:r>
      <w:commentRangeStart w:id="398"/>
      <w:r>
        <w:t>Software</w:t>
      </w:r>
      <w:bookmarkEnd w:id="396"/>
      <w:bookmarkEnd w:id="397"/>
      <w:commentRangeEnd w:id="398"/>
      <w:r w:rsidR="003A69A5">
        <w:rPr>
          <w:rStyle w:val="CommentReference"/>
          <w:rFonts w:eastAsia="Times New Roman"/>
          <w:i w:val="0"/>
          <w:iCs w:val="0"/>
          <w:color w:val="auto"/>
          <w:lang w:eastAsia="en-GB"/>
        </w:rPr>
        <w:commentReference w:id="398"/>
      </w:r>
    </w:p>
    <w:p w14:paraId="00FFF88C" w14:textId="19D92AD6" w:rsidR="00AF2DF4" w:rsidRDefault="00AF2DF4" w:rsidP="00AF2DF4">
      <w:pPr>
        <w:rPr>
          <w:rFonts w:eastAsiaTheme="majorEastAsia"/>
          <w:noProof/>
        </w:rPr>
      </w:pPr>
      <w:r>
        <w:br w:type="page"/>
      </w:r>
    </w:p>
    <w:p w14:paraId="008BE1DD" w14:textId="6C4E32AC" w:rsidR="007E5482" w:rsidRDefault="00B832CC" w:rsidP="00E317C0">
      <w:pPr>
        <w:pStyle w:val="Heading1"/>
      </w:pPr>
      <w:bookmarkStart w:id="399" w:name="_Toc17899737"/>
      <w:r>
        <w:lastRenderedPageBreak/>
        <w:t>7</w:t>
      </w:r>
      <w:r w:rsidR="00D22E47">
        <w:t>.0 Evaluation</w:t>
      </w:r>
      <w:bookmarkEnd w:id="399"/>
    </w:p>
    <w:p w14:paraId="11647E5B" w14:textId="74FB45AA" w:rsidR="007E5482" w:rsidRDefault="007E5482" w:rsidP="007E5482"/>
    <w:p w14:paraId="66AC7F45" w14:textId="67515DD9"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 xml:space="preserve">the </w:t>
      </w:r>
      <w:proofErr w:type="spellStart"/>
      <w:r w:rsidR="00E901C3">
        <w:t>R</w:t>
      </w:r>
      <w:r w:rsidR="008352F4">
        <w:t>Pi</w:t>
      </w:r>
      <w:proofErr w:type="spellEnd"/>
      <w:r>
        <w:t>), portability and de</w:t>
      </w:r>
      <w:r w:rsidR="00C93556">
        <w:t>termining how secure the model is against the attacks discussed in Section 2.5.</w:t>
      </w:r>
      <w:r w:rsidR="00D20344">
        <w:t xml:space="preserve"> </w:t>
      </w:r>
      <w:proofErr w:type="spellStart"/>
      <w:r w:rsidR="00D20344">
        <w:t>Jupyter</w:t>
      </w:r>
      <w:proofErr w:type="spellEnd"/>
      <w:r w:rsidR="00D20344">
        <w:t xml:space="preserve"> Notebook was used for data analysis and the file can be found on the authors GitHub</w:t>
      </w:r>
      <w:r w:rsidR="00D20344">
        <w:rPr>
          <w:rStyle w:val="FootnoteReference"/>
        </w:rPr>
        <w:footnoteReference w:id="3"/>
      </w:r>
      <w:r w:rsidR="00D20344">
        <w:t>.</w:t>
      </w:r>
    </w:p>
    <w:p w14:paraId="5FBA4BAF" w14:textId="355367B7" w:rsidR="002A339A" w:rsidRDefault="002A339A" w:rsidP="002A339A"/>
    <w:p w14:paraId="74A3F644" w14:textId="6E56E7FE" w:rsidR="00D22E47" w:rsidRDefault="00B832CC" w:rsidP="00D22E47">
      <w:pPr>
        <w:pStyle w:val="Heading2"/>
      </w:pPr>
      <w:bookmarkStart w:id="400" w:name="_Toc17899738"/>
      <w:r>
        <w:t>7</w:t>
      </w:r>
      <w:r w:rsidR="00D22E47">
        <w:t xml:space="preserve">.1 Surveillance System </w:t>
      </w:r>
      <w:r w:rsidR="004B4B75">
        <w:t>Performance</w:t>
      </w:r>
      <w:bookmarkEnd w:id="400"/>
    </w:p>
    <w:p w14:paraId="22C120F2" w14:textId="668ED79D" w:rsidR="00D22E47" w:rsidRDefault="00D22E47" w:rsidP="00D22E47"/>
    <w:p w14:paraId="10F2A0D1" w14:textId="1C438516" w:rsidR="004B4B75" w:rsidRDefault="00B832CC" w:rsidP="004B4B75">
      <w:pPr>
        <w:pStyle w:val="Heading3"/>
      </w:pPr>
      <w:bookmarkStart w:id="401" w:name="_Toc17899739"/>
      <w:r>
        <w:t>7</w:t>
      </w:r>
      <w:r w:rsidR="004B4B75">
        <w:t>.1.1 Accuracy of Algorithms</w:t>
      </w:r>
      <w:bookmarkEnd w:id="401"/>
      <w:r w:rsidR="004B4B75">
        <w:t xml:space="preserve"> </w:t>
      </w:r>
    </w:p>
    <w:p w14:paraId="6555690B" w14:textId="4695E926" w:rsidR="00DF0F39" w:rsidRDefault="00DF0F39" w:rsidP="00DF0F39">
      <w:r>
        <w:t xml:space="preserve">To evaluate the accuracy of the system, multiple tests have been setup to determine the volume of correct classifications relative to the overall number of attempts the system used to classify the subject. Table 12 offers four possible outcomes for the experiment which are then used as measures to give an overall </w:t>
      </w:r>
      <w:del w:id="402" w:author="Anna Lito Michala" w:date="2019-08-29T14:13:00Z">
        <w:r w:rsidDel="003A69A5">
          <w:delText xml:space="preserve">picture </w:delText>
        </w:r>
      </w:del>
      <w:ins w:id="403" w:author="Anna Lito Michala" w:date="2019-08-29T14:14:00Z">
        <w:r w:rsidR="003A69A5">
          <w:t>estimation</w:t>
        </w:r>
      </w:ins>
      <w:ins w:id="404" w:author="Anna Lito Michala" w:date="2019-08-29T14:13:00Z">
        <w:r w:rsidR="003A69A5">
          <w:t xml:space="preserve"> </w:t>
        </w:r>
      </w:ins>
      <w:r>
        <w:t>of the accuracy of the system.</w:t>
      </w:r>
    </w:p>
    <w:p w14:paraId="35C8F4CD" w14:textId="57BEB5DC" w:rsidR="00DF0F39" w:rsidRDefault="00DF0F39" w:rsidP="00D22E47"/>
    <w:tbl>
      <w:tblPr>
        <w:tblStyle w:val="PlainTable1"/>
        <w:tblW w:w="0" w:type="auto"/>
        <w:tblLook w:val="04A0" w:firstRow="1" w:lastRow="0" w:firstColumn="1" w:lastColumn="0" w:noHBand="0" w:noVBand="1"/>
      </w:tblPr>
      <w:tblGrid>
        <w:gridCol w:w="1838"/>
        <w:gridCol w:w="7178"/>
      </w:tblGrid>
      <w:tr w:rsidR="00DF0F39" w14:paraId="3FAEABEB" w14:textId="77777777" w:rsidTr="00B00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1E25AF7" w14:textId="063DA8F8" w:rsidR="00DF0F39" w:rsidRPr="00813BD6" w:rsidRDefault="00DF0F39" w:rsidP="00813BD6">
            <w:pPr>
              <w:jc w:val="center"/>
              <w:rPr>
                <w:rFonts w:asciiTheme="majorHAnsi" w:hAnsiTheme="majorHAnsi" w:cstheme="majorHAnsi"/>
                <w:sz w:val="20"/>
              </w:rPr>
            </w:pPr>
            <w:r w:rsidRPr="00813BD6">
              <w:rPr>
                <w:rFonts w:asciiTheme="majorHAnsi" w:hAnsiTheme="majorHAnsi" w:cstheme="majorHAnsi"/>
                <w:sz w:val="20"/>
              </w:rPr>
              <w:t>Outcome</w:t>
            </w:r>
          </w:p>
        </w:tc>
        <w:tc>
          <w:tcPr>
            <w:tcW w:w="7178" w:type="dxa"/>
          </w:tcPr>
          <w:p w14:paraId="03C88BFA" w14:textId="2B512B95" w:rsidR="00DF0F39" w:rsidRPr="00813BD6" w:rsidRDefault="00DF0F39" w:rsidP="00813BD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Scenario</w:t>
            </w:r>
          </w:p>
        </w:tc>
      </w:tr>
      <w:tr w:rsidR="00DF0F39" w14:paraId="15ECE12F"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635C2" w14:textId="2A4CD428"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Positive</w:t>
            </w:r>
            <w:r w:rsidR="00B007EB" w:rsidRPr="00B007EB">
              <w:rPr>
                <w:rFonts w:asciiTheme="majorHAnsi" w:hAnsiTheme="majorHAnsi" w:cstheme="majorHAnsi"/>
                <w:b w:val="0"/>
                <w:sz w:val="20"/>
              </w:rPr>
              <w:t xml:space="preserve"> (TP)</w:t>
            </w:r>
          </w:p>
        </w:tc>
        <w:tc>
          <w:tcPr>
            <w:tcW w:w="7178" w:type="dxa"/>
          </w:tcPr>
          <w:p w14:paraId="28490FB8" w14:textId="0F817D22"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and he actually is</w:t>
            </w:r>
          </w:p>
        </w:tc>
      </w:tr>
      <w:tr w:rsidR="00DF0F39" w14:paraId="25C19613" w14:textId="77777777" w:rsidTr="00B007EB">
        <w:tc>
          <w:tcPr>
            <w:cnfStyle w:val="001000000000" w:firstRow="0" w:lastRow="0" w:firstColumn="1" w:lastColumn="0" w:oddVBand="0" w:evenVBand="0" w:oddHBand="0" w:evenHBand="0" w:firstRowFirstColumn="0" w:firstRowLastColumn="0" w:lastRowFirstColumn="0" w:lastRowLastColumn="0"/>
            <w:tcW w:w="1838" w:type="dxa"/>
          </w:tcPr>
          <w:p w14:paraId="3B878BA9" w14:textId="1366924B"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Negative</w:t>
            </w:r>
            <w:r w:rsidR="00B007EB" w:rsidRPr="00B007EB">
              <w:rPr>
                <w:rFonts w:asciiTheme="majorHAnsi" w:hAnsiTheme="majorHAnsi" w:cstheme="majorHAnsi"/>
                <w:b w:val="0"/>
                <w:sz w:val="20"/>
              </w:rPr>
              <w:t xml:space="preserve"> (TN)</w:t>
            </w:r>
          </w:p>
        </w:tc>
        <w:tc>
          <w:tcPr>
            <w:tcW w:w="7178" w:type="dxa"/>
          </w:tcPr>
          <w:p w14:paraId="5A05A617" w14:textId="3523056B"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and someone else is in camera view</w:t>
            </w:r>
          </w:p>
        </w:tc>
      </w:tr>
      <w:tr w:rsidR="00DF0F39" w14:paraId="0D3D136E"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EA728F4" w14:textId="73E71366"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Positive</w:t>
            </w:r>
            <w:r w:rsidR="00B007EB">
              <w:rPr>
                <w:rFonts w:asciiTheme="majorHAnsi" w:hAnsiTheme="majorHAnsi" w:cstheme="majorHAnsi"/>
                <w:b w:val="0"/>
                <w:sz w:val="20"/>
              </w:rPr>
              <w:t xml:space="preserve"> (FP)</w:t>
            </w:r>
          </w:p>
        </w:tc>
        <w:tc>
          <w:tcPr>
            <w:tcW w:w="7178" w:type="dxa"/>
          </w:tcPr>
          <w:p w14:paraId="3DDAC825" w14:textId="18827987"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but someone else is in camera view</w:t>
            </w:r>
          </w:p>
        </w:tc>
      </w:tr>
      <w:tr w:rsidR="00DF0F39" w14:paraId="4A8970BF" w14:textId="77777777" w:rsidTr="00B007EB">
        <w:trPr>
          <w:trHeight w:val="62"/>
        </w:trPr>
        <w:tc>
          <w:tcPr>
            <w:cnfStyle w:val="001000000000" w:firstRow="0" w:lastRow="0" w:firstColumn="1" w:lastColumn="0" w:oddVBand="0" w:evenVBand="0" w:oddHBand="0" w:evenHBand="0" w:firstRowFirstColumn="0" w:firstRowLastColumn="0" w:lastRowFirstColumn="0" w:lastRowLastColumn="0"/>
            <w:tcW w:w="1838" w:type="dxa"/>
          </w:tcPr>
          <w:p w14:paraId="0FE12A56" w14:textId="6279FFCD"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Negative</w:t>
            </w:r>
            <w:r w:rsidR="00B007EB">
              <w:rPr>
                <w:rFonts w:asciiTheme="majorHAnsi" w:hAnsiTheme="majorHAnsi" w:cstheme="majorHAnsi"/>
                <w:b w:val="0"/>
                <w:sz w:val="20"/>
              </w:rPr>
              <w:t xml:space="preserve"> (FN)</w:t>
            </w:r>
          </w:p>
        </w:tc>
        <w:tc>
          <w:tcPr>
            <w:tcW w:w="7178" w:type="dxa"/>
          </w:tcPr>
          <w:p w14:paraId="4C21DF89" w14:textId="698692FE"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 xml:space="preserve">Model predicts author is not in camera </w:t>
            </w:r>
            <w:proofErr w:type="gramStart"/>
            <w:r w:rsidRPr="00B007EB">
              <w:rPr>
                <w:rFonts w:asciiTheme="majorHAnsi" w:hAnsiTheme="majorHAnsi" w:cstheme="majorHAnsi"/>
                <w:sz w:val="20"/>
              </w:rPr>
              <w:t>view</w:t>
            </w:r>
            <w:proofErr w:type="gramEnd"/>
            <w:r w:rsidRPr="00B007EB">
              <w:rPr>
                <w:rFonts w:asciiTheme="majorHAnsi" w:hAnsiTheme="majorHAnsi" w:cstheme="majorHAnsi"/>
                <w:sz w:val="20"/>
              </w:rPr>
              <w:t xml:space="preserve"> but he actually is</w:t>
            </w:r>
          </w:p>
        </w:tc>
      </w:tr>
    </w:tbl>
    <w:p w14:paraId="74BDA4EA" w14:textId="06DAC1B6" w:rsidR="00DF0F39" w:rsidRDefault="00DF0F39" w:rsidP="00DF0F39">
      <w:pPr>
        <w:pStyle w:val="Caption"/>
        <w:jc w:val="center"/>
      </w:pPr>
      <w:bookmarkStart w:id="405" w:name="_Toc17899795"/>
      <w:r>
        <w:t xml:space="preserve">Table </w:t>
      </w:r>
      <w:fldSimple w:instr=" SEQ Table \* ARABIC ">
        <w:r w:rsidR="009F3952">
          <w:rPr>
            <w:noProof/>
          </w:rPr>
          <w:t>12</w:t>
        </w:r>
      </w:fldSimple>
      <w:r>
        <w:t>: Performance matrix table giving four possible outcomes</w:t>
      </w:r>
      <w:bookmarkEnd w:id="405"/>
    </w:p>
    <w:p w14:paraId="1BB06CEC" w14:textId="77777777" w:rsidR="00DF0F39" w:rsidRDefault="00DF0F39" w:rsidP="00DF0F39"/>
    <w:p w14:paraId="7B51B4D6" w14:textId="151F5BD2" w:rsidR="00DF0F39" w:rsidRDefault="00DF0F39" w:rsidP="00DF0F39">
      <w:r>
        <w:t xml:space="preserve">As determined by the Literature Review, there is no clear consensus on the best face recognition </w:t>
      </w:r>
      <w:r w:rsidR="00CC6EDD">
        <w:t>algorithm</w:t>
      </w:r>
      <w:r>
        <w:t xml:space="preserve"> for small boards for the </w:t>
      </w:r>
      <w:proofErr w:type="spellStart"/>
      <w:r>
        <w:t>RPi</w:t>
      </w:r>
      <w:proofErr w:type="spellEnd"/>
      <w:r>
        <w:t xml:space="preserve">, with both the HOG and </w:t>
      </w:r>
      <w:proofErr w:type="spellStart"/>
      <w:r>
        <w:t>Haar</w:t>
      </w:r>
      <w:proofErr w:type="spellEnd"/>
      <w:r>
        <w:t>-Cascades method</w:t>
      </w:r>
      <w:r w:rsidR="00C663A9">
        <w:t>s</w:t>
      </w:r>
      <w:r>
        <w:t xml:space="preserve"> being frequently used. Both the Histogram of Gradients and </w:t>
      </w:r>
      <w:proofErr w:type="spellStart"/>
      <w:r>
        <w:t>Haar</w:t>
      </w:r>
      <w:proofErr w:type="spellEnd"/>
      <w:r>
        <w:t xml:space="preserve">-Cascades algorithms are evaluated. </w:t>
      </w:r>
    </w:p>
    <w:p w14:paraId="0225022B" w14:textId="211C3B67" w:rsidR="00DF0F39" w:rsidRDefault="00DF0F39" w:rsidP="00DF0F39">
      <w:r>
        <w:t>To get a deeper understanding of the efficiency of the given algorithms, this experiment was split into three parts based on the volume of images used to train the classifier of that specific individual. One, five and ten images were used in the experiment, with the hypothesis of the greater number of images trained on an individual, the</w:t>
      </w:r>
      <w:r w:rsidR="002B4648">
        <w:t xml:space="preserve"> more accurate the </w:t>
      </w:r>
      <w:r w:rsidR="00655D92">
        <w:t>classifier</w:t>
      </w:r>
      <w:r w:rsidR="00B71CA7">
        <w:t>.</w:t>
      </w:r>
    </w:p>
    <w:p w14:paraId="6FE99284" w14:textId="092C93B0" w:rsidR="00A50042" w:rsidRDefault="00A50042" w:rsidP="00285DB6">
      <w:pPr>
        <w:rPr>
          <w:lang w:eastAsia="en-US"/>
        </w:rPr>
      </w:pPr>
    </w:p>
    <w:p w14:paraId="0E2A8C1A" w14:textId="5CDB986D" w:rsidR="002E5923" w:rsidRDefault="002E5923" w:rsidP="00285DB6">
      <w:pPr>
        <w:rPr>
          <w:lang w:eastAsia="en-US"/>
        </w:rPr>
      </w:pPr>
      <w:r>
        <w:rPr>
          <w:lang w:eastAsia="en-US"/>
        </w:rPr>
        <w:t xml:space="preserve">The results shown in Table 13 and Table 14 show a clear disparity between the number of TP results versus the number of TN results. It can be safely said that both classifiers </w:t>
      </w:r>
      <w:r w:rsidR="0076448F">
        <w:rPr>
          <w:lang w:eastAsia="en-US"/>
        </w:rPr>
        <w:t>are incredibly accurate at distinguishing between faces. However, both classifiers have a lower success rate when it comes to accurately detecting an individual’s face when the model has been trained on that individual, regardless of number of images trained. To summarise, this means that both classifiers are more prone to not detecting an individual trained on the model and incorrectly mislabelling them as unknown. Both classifiers are highly accurate in not mislabelling an individual as another.</w:t>
      </w:r>
    </w:p>
    <w:p w14:paraId="2C8A80C6" w14:textId="77777777" w:rsidR="002E5923" w:rsidRPr="00285DB6" w:rsidRDefault="002E5923" w:rsidP="00285DB6">
      <w:pPr>
        <w:rPr>
          <w:lang w:eastAsia="en-US"/>
        </w:rPr>
      </w:pPr>
    </w:p>
    <w:tbl>
      <w:tblPr>
        <w:tblStyle w:val="PlainTable1"/>
        <w:tblW w:w="9067" w:type="dxa"/>
        <w:tblLook w:val="04A0" w:firstRow="1" w:lastRow="0" w:firstColumn="1" w:lastColumn="0" w:noHBand="0" w:noVBand="1"/>
      </w:tblPr>
      <w:tblGrid>
        <w:gridCol w:w="1977"/>
        <w:gridCol w:w="1137"/>
        <w:gridCol w:w="1276"/>
        <w:gridCol w:w="1134"/>
        <w:gridCol w:w="1417"/>
        <w:gridCol w:w="2126"/>
      </w:tblGrid>
      <w:tr w:rsidR="001E43A1" w14:paraId="1144CE16" w14:textId="1C0C0CB6"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0FF05FE1" w14:textId="20CB3A38" w:rsidR="001E43A1" w:rsidRPr="00813BD6" w:rsidRDefault="001E43A1" w:rsidP="00110285">
            <w:pPr>
              <w:keepNext/>
              <w:keepLines/>
              <w:jc w:val="center"/>
              <w:rPr>
                <w:rFonts w:asciiTheme="majorHAnsi" w:hAnsiTheme="majorHAnsi" w:cstheme="majorHAnsi"/>
                <w:sz w:val="20"/>
              </w:rPr>
            </w:pPr>
            <w:r w:rsidRPr="00813BD6">
              <w:rPr>
                <w:rFonts w:asciiTheme="majorHAnsi" w:hAnsiTheme="majorHAnsi" w:cstheme="majorHAnsi"/>
                <w:sz w:val="20"/>
              </w:rPr>
              <w:lastRenderedPageBreak/>
              <w:t>Images Encoded</w:t>
            </w:r>
          </w:p>
        </w:tc>
        <w:tc>
          <w:tcPr>
            <w:tcW w:w="1137" w:type="dxa"/>
          </w:tcPr>
          <w:p w14:paraId="139B0213" w14:textId="6E701054"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7FC5F213" w14:textId="06A64C43"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A58A330" w14:textId="6839AC39"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FP</w:t>
            </w:r>
          </w:p>
        </w:tc>
        <w:tc>
          <w:tcPr>
            <w:tcW w:w="1417" w:type="dxa"/>
          </w:tcPr>
          <w:p w14:paraId="3CAB4362" w14:textId="42EFF36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155069D4" w14:textId="6D2FF4D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68EE48B" w14:textId="48F8A279"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17A2E069" w14:textId="3EA005F8"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w:t>
            </w:r>
          </w:p>
        </w:tc>
        <w:tc>
          <w:tcPr>
            <w:tcW w:w="1137" w:type="dxa"/>
          </w:tcPr>
          <w:p w14:paraId="5E87DB62" w14:textId="6C1BAC28"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68</w:t>
            </w:r>
          </w:p>
        </w:tc>
        <w:tc>
          <w:tcPr>
            <w:tcW w:w="1276" w:type="dxa"/>
          </w:tcPr>
          <w:p w14:paraId="4B18776B" w14:textId="2DFA3B14"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98</w:t>
            </w:r>
          </w:p>
        </w:tc>
        <w:tc>
          <w:tcPr>
            <w:tcW w:w="1134" w:type="dxa"/>
          </w:tcPr>
          <w:p w14:paraId="12A0CCA4" w14:textId="26DE6EA9"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1417" w:type="dxa"/>
          </w:tcPr>
          <w:p w14:paraId="1CF82422" w14:textId="05791ED7"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32</w:t>
            </w:r>
          </w:p>
        </w:tc>
        <w:tc>
          <w:tcPr>
            <w:tcW w:w="2126" w:type="dxa"/>
          </w:tcPr>
          <w:p w14:paraId="057DE3D9" w14:textId="41790D9B"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3B62C0EA" w14:textId="499ABC92" w:rsidTr="001E43A1">
        <w:tc>
          <w:tcPr>
            <w:cnfStyle w:val="001000000000" w:firstRow="0" w:lastRow="0" w:firstColumn="1" w:lastColumn="0" w:oddVBand="0" w:evenVBand="0" w:oddHBand="0" w:evenHBand="0" w:firstRowFirstColumn="0" w:firstRowLastColumn="0" w:lastRowFirstColumn="0" w:lastRowLastColumn="0"/>
            <w:tcW w:w="1977" w:type="dxa"/>
          </w:tcPr>
          <w:p w14:paraId="62E2B18A" w14:textId="3BEF7AEA"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5</w:t>
            </w:r>
          </w:p>
        </w:tc>
        <w:tc>
          <w:tcPr>
            <w:tcW w:w="1137" w:type="dxa"/>
          </w:tcPr>
          <w:p w14:paraId="2DC1DD84" w14:textId="6E89989A"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78</w:t>
            </w:r>
          </w:p>
        </w:tc>
        <w:tc>
          <w:tcPr>
            <w:tcW w:w="1276" w:type="dxa"/>
          </w:tcPr>
          <w:p w14:paraId="0EAFB05E" w14:textId="061F4F01"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97</w:t>
            </w:r>
          </w:p>
        </w:tc>
        <w:tc>
          <w:tcPr>
            <w:tcW w:w="1134" w:type="dxa"/>
          </w:tcPr>
          <w:p w14:paraId="09D7CF15" w14:textId="6C36A7A9"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w:t>
            </w:r>
          </w:p>
        </w:tc>
        <w:tc>
          <w:tcPr>
            <w:tcW w:w="1417" w:type="dxa"/>
          </w:tcPr>
          <w:p w14:paraId="015BD764" w14:textId="3DD75B56"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22</w:t>
            </w:r>
          </w:p>
        </w:tc>
        <w:tc>
          <w:tcPr>
            <w:tcW w:w="2126" w:type="dxa"/>
          </w:tcPr>
          <w:p w14:paraId="5041047B" w14:textId="32D2EB7B" w:rsidR="001E43A1" w:rsidRPr="00813BD6" w:rsidRDefault="005343CC"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97AFF70" w14:textId="6955BB8C"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568FA394" w14:textId="2F19050D"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10</w:t>
            </w:r>
          </w:p>
        </w:tc>
        <w:tc>
          <w:tcPr>
            <w:tcW w:w="1137" w:type="dxa"/>
          </w:tcPr>
          <w:p w14:paraId="5F835083" w14:textId="30C1D952"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77</w:t>
            </w:r>
          </w:p>
        </w:tc>
        <w:tc>
          <w:tcPr>
            <w:tcW w:w="1276" w:type="dxa"/>
          </w:tcPr>
          <w:p w14:paraId="7C93C9E7" w14:textId="71BCFBE4"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99</w:t>
            </w:r>
          </w:p>
        </w:tc>
        <w:tc>
          <w:tcPr>
            <w:tcW w:w="1134" w:type="dxa"/>
          </w:tcPr>
          <w:p w14:paraId="499AD5FD" w14:textId="3710F482"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1417" w:type="dxa"/>
          </w:tcPr>
          <w:p w14:paraId="4BB49312" w14:textId="37300E21"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23</w:t>
            </w:r>
          </w:p>
        </w:tc>
        <w:tc>
          <w:tcPr>
            <w:tcW w:w="2126" w:type="dxa"/>
          </w:tcPr>
          <w:p w14:paraId="1908D409" w14:textId="089159A5"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54B6B3BC" w14:textId="361A3609" w:rsidR="00FD1C64" w:rsidRDefault="00285DB6" w:rsidP="00110285">
      <w:pPr>
        <w:pStyle w:val="Caption"/>
        <w:keepNext/>
        <w:keepLines/>
        <w:jc w:val="center"/>
      </w:pPr>
      <w:bookmarkStart w:id="406" w:name="_Toc17899796"/>
      <w:r w:rsidRPr="00285DB6">
        <w:t xml:space="preserve">Table </w:t>
      </w:r>
      <w:fldSimple w:instr=" SEQ Table \* ARABIC ">
        <w:r w:rsidR="009F3952">
          <w:rPr>
            <w:noProof/>
          </w:rPr>
          <w:t>13</w:t>
        </w:r>
      </w:fldSimple>
      <w:r w:rsidRPr="00285DB6">
        <w:t xml:space="preserve">: </w:t>
      </w:r>
      <w:r w:rsidR="00FD1C64">
        <w:t xml:space="preserve">HOG </w:t>
      </w:r>
      <w:r w:rsidR="00307080">
        <w:t xml:space="preserve"> Algorithm </w:t>
      </w:r>
      <w:r w:rsidR="00307080" w:rsidRPr="00307080">
        <w:t>Confusion Matrix using different volumes of encoded images</w:t>
      </w:r>
      <w:bookmarkEnd w:id="406"/>
    </w:p>
    <w:p w14:paraId="35673855" w14:textId="77777777" w:rsidR="00FD1C64" w:rsidRPr="00285DB6" w:rsidRDefault="00FD1C64" w:rsidP="00FD1C64">
      <w:pPr>
        <w:rPr>
          <w:lang w:eastAsia="en-US"/>
        </w:rPr>
      </w:pPr>
    </w:p>
    <w:tbl>
      <w:tblPr>
        <w:tblStyle w:val="PlainTable1"/>
        <w:tblW w:w="9067" w:type="dxa"/>
        <w:tblLook w:val="04A0" w:firstRow="1" w:lastRow="0" w:firstColumn="1" w:lastColumn="0" w:noHBand="0" w:noVBand="1"/>
      </w:tblPr>
      <w:tblGrid>
        <w:gridCol w:w="1973"/>
        <w:gridCol w:w="1141"/>
        <w:gridCol w:w="1276"/>
        <w:gridCol w:w="1134"/>
        <w:gridCol w:w="1417"/>
        <w:gridCol w:w="2126"/>
      </w:tblGrid>
      <w:tr w:rsidR="001E43A1" w14:paraId="3D46630F" w14:textId="77777777"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AA72867" w14:textId="77777777" w:rsidR="001E43A1" w:rsidRPr="00813BD6" w:rsidRDefault="001E43A1" w:rsidP="004B4B75">
            <w:pPr>
              <w:jc w:val="center"/>
              <w:rPr>
                <w:rFonts w:asciiTheme="majorHAnsi" w:hAnsiTheme="majorHAnsi" w:cstheme="majorHAnsi"/>
                <w:sz w:val="20"/>
              </w:rPr>
            </w:pPr>
            <w:r w:rsidRPr="00813BD6">
              <w:rPr>
                <w:rFonts w:asciiTheme="majorHAnsi" w:hAnsiTheme="majorHAnsi" w:cstheme="majorHAnsi"/>
                <w:sz w:val="20"/>
              </w:rPr>
              <w:t>Images Encoded</w:t>
            </w:r>
          </w:p>
        </w:tc>
        <w:tc>
          <w:tcPr>
            <w:tcW w:w="1141" w:type="dxa"/>
          </w:tcPr>
          <w:p w14:paraId="29C5DF92" w14:textId="075A31A8" w:rsidR="001E43A1" w:rsidRPr="00813BD6" w:rsidRDefault="001E43A1" w:rsidP="0011028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59AC508C" w14:textId="2F51C0EA"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39FF33C" w14:textId="59C4D08C"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1417" w:type="dxa"/>
          </w:tcPr>
          <w:p w14:paraId="271EA9F3" w14:textId="06A1AE14"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39DBB89E" w14:textId="77777777"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0E72D14"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053123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w:t>
            </w:r>
          </w:p>
        </w:tc>
        <w:tc>
          <w:tcPr>
            <w:tcW w:w="1141" w:type="dxa"/>
          </w:tcPr>
          <w:p w14:paraId="1DEF7532" w14:textId="2DD1C4E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1276" w:type="dxa"/>
          </w:tcPr>
          <w:p w14:paraId="4A3644DB" w14:textId="0597C939"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96</w:t>
            </w:r>
          </w:p>
        </w:tc>
        <w:tc>
          <w:tcPr>
            <w:tcW w:w="1134" w:type="dxa"/>
          </w:tcPr>
          <w:p w14:paraId="677A78BF" w14:textId="28DB45BF"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w:t>
            </w:r>
          </w:p>
        </w:tc>
        <w:tc>
          <w:tcPr>
            <w:tcW w:w="1417" w:type="dxa"/>
          </w:tcPr>
          <w:p w14:paraId="066FBA23" w14:textId="2A430097"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6A4840B4" w14:textId="26F03B7A"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5C8EF5DE" w14:textId="77777777" w:rsidTr="001E43A1">
        <w:tc>
          <w:tcPr>
            <w:cnfStyle w:val="001000000000" w:firstRow="0" w:lastRow="0" w:firstColumn="1" w:lastColumn="0" w:oddVBand="0" w:evenVBand="0" w:oddHBand="0" w:evenHBand="0" w:firstRowFirstColumn="0" w:firstRowLastColumn="0" w:lastRowFirstColumn="0" w:lastRowLastColumn="0"/>
            <w:tcW w:w="1973" w:type="dxa"/>
          </w:tcPr>
          <w:p w14:paraId="6FB9437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5</w:t>
            </w:r>
          </w:p>
        </w:tc>
        <w:tc>
          <w:tcPr>
            <w:tcW w:w="1141" w:type="dxa"/>
          </w:tcPr>
          <w:p w14:paraId="315EE98E" w14:textId="55C6126E"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55</w:t>
            </w:r>
          </w:p>
        </w:tc>
        <w:tc>
          <w:tcPr>
            <w:tcW w:w="1276" w:type="dxa"/>
          </w:tcPr>
          <w:p w14:paraId="53631809" w14:textId="0F49D020"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533B8B79" w14:textId="683BF0C4"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2132A9A8" w14:textId="607713B2"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45</w:t>
            </w:r>
          </w:p>
        </w:tc>
        <w:tc>
          <w:tcPr>
            <w:tcW w:w="2126" w:type="dxa"/>
          </w:tcPr>
          <w:p w14:paraId="25E4FB71" w14:textId="0409856D" w:rsidR="001E43A1" w:rsidRPr="00813BD6" w:rsidRDefault="005343CC"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414997C"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37B1AFD"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10</w:t>
            </w:r>
          </w:p>
        </w:tc>
        <w:tc>
          <w:tcPr>
            <w:tcW w:w="1141" w:type="dxa"/>
          </w:tcPr>
          <w:p w14:paraId="54C757D7" w14:textId="7183FE1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59</w:t>
            </w:r>
          </w:p>
        </w:tc>
        <w:tc>
          <w:tcPr>
            <w:tcW w:w="1276" w:type="dxa"/>
          </w:tcPr>
          <w:p w14:paraId="15D29184" w14:textId="4544B429" w:rsidR="001E43A1" w:rsidRPr="00813BD6" w:rsidRDefault="001E43A1" w:rsidP="001E43A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159A386D" w14:textId="673825C1"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7E81BDBA" w14:textId="2E628BCE"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267EA88B" w14:textId="4B800B5E"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621F0B33" w14:textId="23E4A5CB" w:rsidR="00BF0C79" w:rsidRPr="00BF0C79" w:rsidRDefault="00FD1C64" w:rsidP="00FD1C64">
      <w:pPr>
        <w:pStyle w:val="Caption"/>
        <w:jc w:val="center"/>
      </w:pPr>
      <w:bookmarkStart w:id="407" w:name="_Toc17899797"/>
      <w:r>
        <w:t xml:space="preserve">Table </w:t>
      </w:r>
      <w:fldSimple w:instr=" SEQ Table \* ARABIC ">
        <w:r w:rsidR="009F3952">
          <w:rPr>
            <w:noProof/>
          </w:rPr>
          <w:t>14</w:t>
        </w:r>
      </w:fldSimple>
      <w:r>
        <w:t xml:space="preserve">: </w:t>
      </w:r>
      <w:proofErr w:type="spellStart"/>
      <w:r>
        <w:t>Haar</w:t>
      </w:r>
      <w:proofErr w:type="spellEnd"/>
      <w:r>
        <w:t xml:space="preserve">-Cascades </w:t>
      </w:r>
      <w:r w:rsidR="00307080">
        <w:t>Algorithm Confusion Matrix</w:t>
      </w:r>
      <w:r>
        <w:t xml:space="preserve"> using different volumes of encoded images</w:t>
      </w:r>
      <w:bookmarkEnd w:id="407"/>
    </w:p>
    <w:p w14:paraId="49AD26B8" w14:textId="77777777" w:rsidR="00D778AE" w:rsidRDefault="00D778AE" w:rsidP="00D778AE">
      <w:pPr>
        <w:rPr>
          <w:rFonts w:eastAsiaTheme="majorEastAsia"/>
        </w:rPr>
      </w:pPr>
    </w:p>
    <w:p w14:paraId="39784070" w14:textId="03D2716C" w:rsidR="00D778AE" w:rsidRDefault="00D778AE" w:rsidP="00D778AE">
      <w:pPr>
        <w:rPr>
          <w:rFonts w:eastAsiaTheme="majorEastAsia"/>
        </w:rPr>
      </w:pPr>
      <w:r>
        <w:rPr>
          <w:rFonts w:eastAsiaTheme="majorEastAsia"/>
        </w:rPr>
        <w:t xml:space="preserve">To determine the true accuracy of the classifier, the amount of correct classifications must be compared to the entire number of samples. The following </w:t>
      </w:r>
      <w:commentRangeStart w:id="408"/>
      <w:r>
        <w:rPr>
          <w:rFonts w:eastAsiaTheme="majorEastAsia"/>
        </w:rPr>
        <w:t xml:space="preserve">equation </w:t>
      </w:r>
      <w:commentRangeEnd w:id="408"/>
      <w:r w:rsidR="003A69A5">
        <w:rPr>
          <w:rStyle w:val="CommentReference"/>
        </w:rPr>
        <w:commentReference w:id="408"/>
      </w:r>
      <w:r>
        <w:rPr>
          <w:rFonts w:eastAsiaTheme="majorEastAsia"/>
        </w:rPr>
        <w:t>achieves this goal using the results gained:</w:t>
      </w:r>
    </w:p>
    <w:p w14:paraId="3B55E226" w14:textId="77777777" w:rsidR="002E5923" w:rsidRDefault="002E5923" w:rsidP="00D778AE">
      <w:pPr>
        <w:rPr>
          <w:rFonts w:eastAsiaTheme="majorEastAsia"/>
        </w:rPr>
      </w:pPr>
    </w:p>
    <w:p w14:paraId="002B2C4D" w14:textId="46F028F0" w:rsidR="00D778AE" w:rsidRDefault="00D778AE" w:rsidP="00D778AE">
      <w:pPr>
        <w:jc w:val="center"/>
        <w:rPr>
          <w:rFonts w:eastAsiaTheme="majorEastAsia"/>
        </w:rPr>
      </w:pPr>
      <m:oMath>
        <m:r>
          <w:rPr>
            <w:rFonts w:ascii="Cambria Math" w:eastAsiaTheme="majorEastAsia" w:hAnsi="Cambria Math"/>
          </w:rPr>
          <m:t>Accuracy=</m:t>
        </m:r>
        <m:f>
          <m:fPr>
            <m:ctrlPr>
              <w:rPr>
                <w:rFonts w:ascii="Cambria Math" w:eastAsiaTheme="majorEastAsia" w:hAnsi="Cambria Math"/>
                <w:i/>
              </w:rPr>
            </m:ctrlPr>
          </m:fPr>
          <m:num>
            <m:r>
              <w:rPr>
                <w:rFonts w:ascii="Cambria Math" w:eastAsiaTheme="majorEastAsia" w:hAnsi="Cambria Math"/>
              </w:rPr>
              <m:t>TP+TN</m:t>
            </m:r>
          </m:num>
          <m:den>
            <m:r>
              <w:rPr>
                <w:rFonts w:ascii="Cambria Math" w:eastAsiaTheme="majorEastAsia" w:hAnsi="Cambria Math"/>
              </w:rPr>
              <m:t>TP+TN+FP+FN</m:t>
            </m:r>
          </m:den>
        </m:f>
      </m:oMath>
      <w:r>
        <w:rPr>
          <w:rFonts w:eastAsiaTheme="majorEastAsia"/>
        </w:rPr>
        <w:t xml:space="preserve"> (3)</w:t>
      </w:r>
    </w:p>
    <w:p w14:paraId="052B9934" w14:textId="3497E17E" w:rsidR="002E5923" w:rsidRDefault="002E5923" w:rsidP="00D778AE">
      <w:pPr>
        <w:rPr>
          <w:rFonts w:eastAsiaTheme="majorEastAsia"/>
        </w:rPr>
      </w:pPr>
    </w:p>
    <w:p w14:paraId="10B99AA4" w14:textId="6BF4D258" w:rsidR="00307080" w:rsidRDefault="002E5923" w:rsidP="00D778AE">
      <w:pPr>
        <w:rPr>
          <w:rFonts w:eastAsiaTheme="majorEastAsia"/>
        </w:rPr>
      </w:pPr>
      <w:r>
        <w:rPr>
          <w:rFonts w:eastAsiaTheme="majorEastAsia"/>
        </w:rPr>
        <w:t>Table 15 highlights the accuracy differential between the algorithms with a trend</w:t>
      </w:r>
      <w:r w:rsidR="003B1705">
        <w:rPr>
          <w:rFonts w:eastAsiaTheme="majorEastAsia"/>
        </w:rPr>
        <w:t xml:space="preserve"> of encoding more images appeared</w:t>
      </w:r>
      <w:r>
        <w:rPr>
          <w:rFonts w:eastAsiaTheme="majorEastAsia"/>
        </w:rPr>
        <w:t xml:space="preserve"> to improve classifier accuracy across both algorithms, with diminishing returns after five images encoded. The HOG classifier appears to outperform the </w:t>
      </w:r>
      <w:proofErr w:type="spellStart"/>
      <w:r>
        <w:rPr>
          <w:rFonts w:eastAsiaTheme="majorEastAsia"/>
        </w:rPr>
        <w:t>Haar</w:t>
      </w:r>
      <w:proofErr w:type="spellEnd"/>
      <w:r>
        <w:rPr>
          <w:rFonts w:eastAsiaTheme="majorEastAsia"/>
        </w:rPr>
        <w:t>-Cascades algorithm across the board boasting a peak accuracy of 88%.</w:t>
      </w:r>
    </w:p>
    <w:p w14:paraId="3E86F217" w14:textId="774C914D" w:rsidR="00180C8A" w:rsidRDefault="00180C8A" w:rsidP="00D778AE">
      <w:pPr>
        <w:rPr>
          <w:rFonts w:eastAsiaTheme="majorEastAsia"/>
        </w:rPr>
      </w:pPr>
    </w:p>
    <w:tbl>
      <w:tblPr>
        <w:tblStyle w:val="PlainTable1"/>
        <w:tblW w:w="6095" w:type="dxa"/>
        <w:tblInd w:w="1413" w:type="dxa"/>
        <w:tblLook w:val="04A0" w:firstRow="1" w:lastRow="0" w:firstColumn="1" w:lastColumn="0" w:noHBand="0" w:noVBand="1"/>
      </w:tblPr>
      <w:tblGrid>
        <w:gridCol w:w="2126"/>
        <w:gridCol w:w="2126"/>
        <w:gridCol w:w="1843"/>
      </w:tblGrid>
      <w:tr w:rsidR="00176AF7" w14:paraId="2BA7A593" w14:textId="77777777" w:rsidTr="00307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12619742" w14:textId="451EB470" w:rsidR="00176AF7" w:rsidRPr="00813BD6" w:rsidRDefault="00176AF7" w:rsidP="00180C8A">
            <w:pPr>
              <w:jc w:val="center"/>
              <w:rPr>
                <w:rFonts w:asciiTheme="majorHAnsi" w:eastAsiaTheme="majorEastAsia" w:hAnsiTheme="majorHAnsi" w:cstheme="majorHAnsi"/>
                <w:sz w:val="20"/>
              </w:rPr>
            </w:pPr>
            <w:r w:rsidRPr="00813BD6">
              <w:rPr>
                <w:rFonts w:asciiTheme="majorHAnsi" w:eastAsiaTheme="majorEastAsia" w:hAnsiTheme="majorHAnsi" w:cstheme="majorHAnsi"/>
                <w:sz w:val="20"/>
              </w:rPr>
              <w:t>Algorithm</w:t>
            </w:r>
          </w:p>
        </w:tc>
        <w:tc>
          <w:tcPr>
            <w:tcW w:w="2126" w:type="dxa"/>
          </w:tcPr>
          <w:p w14:paraId="44F48256" w14:textId="77622646"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Images Encoded</w:t>
            </w:r>
          </w:p>
        </w:tc>
        <w:tc>
          <w:tcPr>
            <w:tcW w:w="1843" w:type="dxa"/>
          </w:tcPr>
          <w:p w14:paraId="73390265" w14:textId="0D6FC0D1"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Accuracy</w:t>
            </w:r>
          </w:p>
        </w:tc>
      </w:tr>
      <w:tr w:rsidR="00176AF7" w14:paraId="4B175AAA"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5987CC52" w14:textId="17BD23D8"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49B65069" w14:textId="496636E6"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7237B830" w14:textId="2AB3CDE3"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83%</w:t>
            </w:r>
          </w:p>
        </w:tc>
      </w:tr>
      <w:tr w:rsidR="00176AF7" w14:paraId="10D41D57"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9FE0DFD" w14:textId="04D20624"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026B81C6" w14:textId="4E2A293F"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715E3AC1" w14:textId="5EF494AC"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4575CD0E"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34765BD0" w14:textId="49F91B56"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3BACFFCC" w14:textId="37D4E24D"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76DE08A7" w14:textId="0CA1A685"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591D2B50"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34870DF" w14:textId="3215CC54" w:rsidR="00176AF7" w:rsidRPr="00813BD6" w:rsidRDefault="00176AF7" w:rsidP="005343CC">
            <w:pPr>
              <w:jc w:val="center"/>
              <w:rPr>
                <w:rFonts w:asciiTheme="majorHAnsi" w:eastAsiaTheme="majorEastAsia" w:hAnsiTheme="majorHAnsi" w:cstheme="majorHAnsi"/>
                <w:b w:val="0"/>
                <w:sz w:val="20"/>
              </w:rPr>
            </w:pPr>
            <w:proofErr w:type="spellStart"/>
            <w:r w:rsidRPr="00813BD6">
              <w:rPr>
                <w:rFonts w:asciiTheme="majorHAnsi" w:eastAsiaTheme="majorEastAsia" w:hAnsiTheme="majorHAnsi" w:cstheme="majorHAnsi"/>
                <w:b w:val="0"/>
                <w:sz w:val="20"/>
              </w:rPr>
              <w:t>Haar</w:t>
            </w:r>
            <w:proofErr w:type="spellEnd"/>
            <w:r w:rsidR="00813BD6">
              <w:rPr>
                <w:rFonts w:asciiTheme="majorHAnsi" w:eastAsiaTheme="majorEastAsia" w:hAnsiTheme="majorHAnsi" w:cstheme="majorHAnsi"/>
                <w:b w:val="0"/>
                <w:sz w:val="20"/>
              </w:rPr>
              <w:t>-Cascades</w:t>
            </w:r>
          </w:p>
        </w:tc>
        <w:tc>
          <w:tcPr>
            <w:tcW w:w="2126" w:type="dxa"/>
          </w:tcPr>
          <w:p w14:paraId="1D1EEC3D" w14:textId="623BD381"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46598FBD" w14:textId="461D9FDB"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73%</w:t>
            </w:r>
          </w:p>
        </w:tc>
      </w:tr>
      <w:tr w:rsidR="00813BD6" w14:paraId="47374AA5"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4F138C74" w14:textId="2F0DE846" w:rsidR="00813BD6" w:rsidRPr="00813BD6" w:rsidRDefault="00813BD6" w:rsidP="00813BD6">
            <w:pPr>
              <w:jc w:val="center"/>
              <w:rPr>
                <w:rFonts w:asciiTheme="majorHAnsi" w:eastAsiaTheme="majorEastAsia" w:hAnsiTheme="majorHAnsi" w:cstheme="majorHAnsi"/>
                <w:b w:val="0"/>
                <w:sz w:val="20"/>
              </w:rPr>
            </w:pPr>
            <w:proofErr w:type="spellStart"/>
            <w:r w:rsidRPr="00813BD6">
              <w:rPr>
                <w:rFonts w:asciiTheme="majorHAnsi" w:eastAsiaTheme="majorEastAsia" w:hAnsiTheme="majorHAnsi" w:cstheme="majorHAnsi"/>
                <w:b w:val="0"/>
                <w:sz w:val="20"/>
              </w:rPr>
              <w:t>Haar</w:t>
            </w:r>
            <w:proofErr w:type="spellEnd"/>
            <w:r>
              <w:rPr>
                <w:rFonts w:asciiTheme="majorHAnsi" w:eastAsiaTheme="majorEastAsia" w:hAnsiTheme="majorHAnsi" w:cstheme="majorHAnsi"/>
                <w:b w:val="0"/>
                <w:sz w:val="20"/>
              </w:rPr>
              <w:t>-Cascades</w:t>
            </w:r>
          </w:p>
        </w:tc>
        <w:tc>
          <w:tcPr>
            <w:tcW w:w="2126" w:type="dxa"/>
          </w:tcPr>
          <w:p w14:paraId="3C0029AA" w14:textId="3A143B55"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6D4B2B55" w14:textId="13FDF073"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75%</w:t>
            </w:r>
          </w:p>
        </w:tc>
      </w:tr>
      <w:tr w:rsidR="00813BD6" w14:paraId="01F38CB9"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44393537" w14:textId="6F8E1270" w:rsidR="00813BD6" w:rsidRPr="00813BD6" w:rsidRDefault="00813BD6" w:rsidP="00813BD6">
            <w:pPr>
              <w:jc w:val="center"/>
              <w:rPr>
                <w:rFonts w:asciiTheme="majorHAnsi" w:eastAsiaTheme="majorEastAsia" w:hAnsiTheme="majorHAnsi" w:cstheme="majorHAnsi"/>
                <w:b w:val="0"/>
                <w:sz w:val="20"/>
              </w:rPr>
            </w:pPr>
            <w:proofErr w:type="spellStart"/>
            <w:r w:rsidRPr="00813BD6">
              <w:rPr>
                <w:rFonts w:asciiTheme="majorHAnsi" w:eastAsiaTheme="majorEastAsia" w:hAnsiTheme="majorHAnsi" w:cstheme="majorHAnsi"/>
                <w:b w:val="0"/>
                <w:sz w:val="20"/>
              </w:rPr>
              <w:t>Haar</w:t>
            </w:r>
            <w:proofErr w:type="spellEnd"/>
            <w:r>
              <w:rPr>
                <w:rFonts w:asciiTheme="majorHAnsi" w:eastAsiaTheme="majorEastAsia" w:hAnsiTheme="majorHAnsi" w:cstheme="majorHAnsi"/>
                <w:b w:val="0"/>
                <w:sz w:val="20"/>
              </w:rPr>
              <w:t>-Cascades</w:t>
            </w:r>
          </w:p>
        </w:tc>
        <w:tc>
          <w:tcPr>
            <w:tcW w:w="2126" w:type="dxa"/>
          </w:tcPr>
          <w:p w14:paraId="61BB51A0" w14:textId="75999739"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6A374E60" w14:textId="28BCD6F4"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77%</w:t>
            </w:r>
          </w:p>
        </w:tc>
      </w:tr>
    </w:tbl>
    <w:p w14:paraId="30C3C593" w14:textId="7C7E2515" w:rsidR="00307080" w:rsidRDefault="00307080" w:rsidP="00F94EAD">
      <w:pPr>
        <w:pStyle w:val="Caption"/>
        <w:jc w:val="center"/>
      </w:pPr>
      <w:bookmarkStart w:id="409" w:name="_Toc17899798"/>
      <w:r>
        <w:t xml:space="preserve">Table </w:t>
      </w:r>
      <w:fldSimple w:instr=" SEQ Table \* ARABIC ">
        <w:r w:rsidR="009F3952">
          <w:rPr>
            <w:noProof/>
          </w:rPr>
          <w:t>15</w:t>
        </w:r>
      </w:fldSimple>
      <w:r>
        <w:t>: Accuracy of algorithms using different volumes of images encoded</w:t>
      </w:r>
      <w:bookmarkEnd w:id="409"/>
    </w:p>
    <w:p w14:paraId="6FC9C2AD" w14:textId="77777777" w:rsidR="00101EA3" w:rsidRPr="00101EA3" w:rsidRDefault="00101EA3" w:rsidP="00101EA3">
      <w:pPr>
        <w:rPr>
          <w:rFonts w:eastAsiaTheme="majorEastAsia"/>
          <w:lang w:eastAsia="en-US"/>
        </w:rPr>
      </w:pPr>
    </w:p>
    <w:p w14:paraId="35646A41" w14:textId="0D277F47" w:rsidR="007E7046" w:rsidRDefault="00B832CC" w:rsidP="003B1705">
      <w:pPr>
        <w:pStyle w:val="Heading3"/>
      </w:pPr>
      <w:bookmarkStart w:id="410" w:name="_Toc17899740"/>
      <w:r>
        <w:lastRenderedPageBreak/>
        <w:t>7</w:t>
      </w:r>
      <w:r w:rsidR="004B4B75">
        <w:t xml:space="preserve">.1.2 </w:t>
      </w:r>
      <w:r w:rsidR="007E7046">
        <w:t>Computational Stress</w:t>
      </w:r>
      <w:bookmarkEnd w:id="410"/>
    </w:p>
    <w:p w14:paraId="728366AA" w14:textId="5A63C8A2" w:rsidR="007E7046" w:rsidRDefault="007E7046" w:rsidP="003B1705">
      <w:pPr>
        <w:keepNext/>
        <w:keepLines/>
      </w:pPr>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 xml:space="preserve">n on a device with limited computational power and no graphics card. Two algorithms were reviewed for their suitability, one being the </w:t>
      </w:r>
      <w:proofErr w:type="spellStart"/>
      <w:r>
        <w:t>H</w:t>
      </w:r>
      <w:r w:rsidR="00AF06CA">
        <w:t>aar</w:t>
      </w:r>
      <w:proofErr w:type="spellEnd"/>
      <w:r w:rsidR="00AF06CA">
        <w:t xml:space="preserve">-Cascades algorithm and the </w:t>
      </w:r>
      <w:r>
        <w:t xml:space="preserve">HOG method. To make the experiment fair, the system ran as it would in production with no additional software </w:t>
      </w:r>
      <w:del w:id="411" w:author="Anna Lito Michala" w:date="2019-08-29T14:18:00Z">
        <w:r w:rsidDel="00524C1E">
          <w:delText xml:space="preserve">running </w:delText>
        </w:r>
      </w:del>
      <w:r>
        <w:t xml:space="preserve">that could skew the results for both the experiments. </w:t>
      </w:r>
      <w:r w:rsidR="00031F29">
        <w:t>As shown in Figure 28</w:t>
      </w:r>
      <w:r>
        <w:t xml:space="preserve">, there is quite a remarkable difference in CPU stress between the two algorithms, with the HOG method of face recognition consistently being less stressful on the CPU compared to the </w:t>
      </w:r>
      <w:proofErr w:type="spellStart"/>
      <w:r>
        <w:t>Haar</w:t>
      </w:r>
      <w:proofErr w:type="spellEnd"/>
      <w:r>
        <w:t>-Cascades algorithm.</w:t>
      </w:r>
      <w:r w:rsidR="004B4B75">
        <w:t xml:space="preserve"> These results were consistent regardless of the volume of images used</w:t>
      </w:r>
      <w:r w:rsidR="00540E91">
        <w:t>.</w:t>
      </w:r>
    </w:p>
    <w:p w14:paraId="3081D651" w14:textId="77777777" w:rsidR="002E5923" w:rsidRDefault="002E5923" w:rsidP="002E5923">
      <w:pPr>
        <w:keepNext/>
        <w:keepLines/>
      </w:pPr>
    </w:p>
    <w:p w14:paraId="3BB327DD" w14:textId="648E448D" w:rsidR="007E7046" w:rsidRDefault="00926900" w:rsidP="00926900">
      <w:pPr>
        <w:keepNext/>
        <w:jc w:val="center"/>
      </w:pPr>
      <w:r>
        <w:rPr>
          <w:noProof/>
        </w:rPr>
        <w:drawing>
          <wp:inline distT="0" distB="0" distL="0" distR="0" wp14:anchorId="40E8CBD6" wp14:editId="79528DFA">
            <wp:extent cx="4651840" cy="338400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1840" cy="3384000"/>
                    </a:xfrm>
                    <a:prstGeom prst="rect">
                      <a:avLst/>
                    </a:prstGeom>
                  </pic:spPr>
                </pic:pic>
              </a:graphicData>
            </a:graphic>
          </wp:inline>
        </w:drawing>
      </w:r>
    </w:p>
    <w:p w14:paraId="3F71F586" w14:textId="34BD0BF2" w:rsidR="00615134" w:rsidRDefault="007E7046" w:rsidP="004B4B75">
      <w:pPr>
        <w:pStyle w:val="Caption"/>
        <w:jc w:val="center"/>
      </w:pPr>
      <w:bookmarkStart w:id="412" w:name="_Toc16606016"/>
      <w:bookmarkStart w:id="413" w:name="_Toc17228314"/>
      <w:bookmarkStart w:id="414" w:name="_Toc17394542"/>
      <w:bookmarkStart w:id="415" w:name="_Toc17899646"/>
      <w:bookmarkStart w:id="416" w:name="_Toc17899782"/>
      <w:r>
        <w:t xml:space="preserve">Figure </w:t>
      </w:r>
      <w:fldSimple w:instr=" SEQ Figure \* ARABIC ">
        <w:r w:rsidR="000A6166">
          <w:rPr>
            <w:noProof/>
          </w:rPr>
          <w:t>27</w:t>
        </w:r>
      </w:fldSimple>
      <w:r>
        <w:t>: Difference in Co</w:t>
      </w:r>
      <w:r w:rsidR="00926900">
        <w:t xml:space="preserve">mputational Stress between the HOG and </w:t>
      </w:r>
      <w:proofErr w:type="spellStart"/>
      <w:r w:rsidR="00926900">
        <w:t>Haar</w:t>
      </w:r>
      <w:proofErr w:type="spellEnd"/>
      <w:r w:rsidR="00926900">
        <w:t xml:space="preserve"> algorithms</w:t>
      </w:r>
      <w:bookmarkEnd w:id="412"/>
      <w:bookmarkEnd w:id="413"/>
      <w:bookmarkEnd w:id="414"/>
      <w:bookmarkEnd w:id="415"/>
      <w:bookmarkEnd w:id="416"/>
    </w:p>
    <w:p w14:paraId="7E2EB79B" w14:textId="77777777" w:rsidR="00101EA3" w:rsidRPr="00101EA3" w:rsidRDefault="00101EA3" w:rsidP="00101EA3">
      <w:pPr>
        <w:rPr>
          <w:lang w:eastAsia="en-US"/>
        </w:rPr>
      </w:pPr>
    </w:p>
    <w:p w14:paraId="3AD6AB4D" w14:textId="55BE4958" w:rsidR="00926900" w:rsidRDefault="00B832CC" w:rsidP="00926900">
      <w:pPr>
        <w:pStyle w:val="Heading3"/>
        <w:rPr>
          <w:lang w:eastAsia="en-US"/>
        </w:rPr>
      </w:pPr>
      <w:bookmarkStart w:id="417" w:name="_Toc17899741"/>
      <w:r>
        <w:rPr>
          <w:lang w:eastAsia="en-US"/>
        </w:rPr>
        <w:t>7</w:t>
      </w:r>
      <w:r w:rsidR="00926900">
        <w:rPr>
          <w:lang w:eastAsia="en-US"/>
        </w:rPr>
        <w:t>.1.3 Memory Consumption</w:t>
      </w:r>
      <w:bookmarkEnd w:id="417"/>
    </w:p>
    <w:p w14:paraId="6FCF1F6B" w14:textId="62E2131A" w:rsidR="00A12504" w:rsidRDefault="00926900" w:rsidP="00926900">
      <w:pPr>
        <w:rPr>
          <w:lang w:eastAsia="en-US"/>
        </w:rPr>
      </w:pPr>
      <w:r>
        <w:rPr>
          <w:lang w:eastAsia="en-US"/>
        </w:rPr>
        <w:t xml:space="preserve">To further evaluate the performance of the algorithm, memory consumption was used as an additional variable. </w:t>
      </w:r>
      <w:r w:rsidR="002C7AB4">
        <w:rPr>
          <w:lang w:eastAsia="en-US"/>
        </w:rPr>
        <w:t>As shown in Figure 2</w:t>
      </w:r>
      <w:r w:rsidR="00D778AE">
        <w:rPr>
          <w:lang w:eastAsia="en-US"/>
        </w:rPr>
        <w:t>9</w:t>
      </w:r>
      <w:r w:rsidR="00871531">
        <w:rPr>
          <w:lang w:eastAsia="en-US"/>
        </w:rPr>
        <w:t xml:space="preserve">, it is clear that the </w:t>
      </w:r>
      <w:proofErr w:type="spellStart"/>
      <w:r w:rsidR="00871531">
        <w:rPr>
          <w:lang w:eastAsia="en-US"/>
        </w:rPr>
        <w:t>Haar</w:t>
      </w:r>
      <w:proofErr w:type="spellEnd"/>
      <w:r w:rsidR="00871531">
        <w:rPr>
          <w:lang w:eastAsia="en-US"/>
        </w:rPr>
        <w:t xml:space="preserve">-Cascades algorithm consumes significantly more memory </w:t>
      </w:r>
      <w:r w:rsidR="00A12504">
        <w:rPr>
          <w:lang w:eastAsia="en-US"/>
        </w:rPr>
        <w:t xml:space="preserve">than the HOG algorithm, with it consistently consuming more memory. </w:t>
      </w:r>
    </w:p>
    <w:p w14:paraId="693F4302" w14:textId="77777777" w:rsidR="00101EA3" w:rsidRPr="002E5923" w:rsidRDefault="00101EA3" w:rsidP="00926900">
      <w:pPr>
        <w:rPr>
          <w:lang w:eastAsia="en-US"/>
        </w:rPr>
      </w:pPr>
    </w:p>
    <w:p w14:paraId="699D6EDC" w14:textId="77777777" w:rsidR="00926900" w:rsidRDefault="00926900" w:rsidP="00926900">
      <w:pPr>
        <w:keepNext/>
        <w:jc w:val="center"/>
      </w:pPr>
      <w:r>
        <w:rPr>
          <w:noProof/>
        </w:rPr>
        <w:lastRenderedPageBreak/>
        <w:drawing>
          <wp:inline distT="0" distB="0" distL="0" distR="0" wp14:anchorId="589B4D3E" wp14:editId="3DA529F4">
            <wp:extent cx="4332298" cy="32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2298" cy="3240000"/>
                    </a:xfrm>
                    <a:prstGeom prst="rect">
                      <a:avLst/>
                    </a:prstGeom>
                  </pic:spPr>
                </pic:pic>
              </a:graphicData>
            </a:graphic>
          </wp:inline>
        </w:drawing>
      </w:r>
    </w:p>
    <w:p w14:paraId="4B015256" w14:textId="12A5604B" w:rsidR="00A12504" w:rsidRDefault="00926900" w:rsidP="00331D18">
      <w:pPr>
        <w:pStyle w:val="Caption"/>
        <w:jc w:val="center"/>
      </w:pPr>
      <w:bookmarkStart w:id="418" w:name="_Toc16606017"/>
      <w:bookmarkStart w:id="419" w:name="_Toc17228315"/>
      <w:bookmarkStart w:id="420" w:name="_Toc17394543"/>
      <w:bookmarkStart w:id="421" w:name="_Toc17899647"/>
      <w:bookmarkStart w:id="422" w:name="_Toc17899783"/>
      <w:r>
        <w:t xml:space="preserve">Figure </w:t>
      </w:r>
      <w:fldSimple w:instr=" SEQ Figure \* ARABIC ">
        <w:r w:rsidR="000A6166">
          <w:rPr>
            <w:noProof/>
          </w:rPr>
          <w:t>28</w:t>
        </w:r>
      </w:fldSimple>
      <w:r>
        <w:t xml:space="preserve">: Difference in Memory Consumption between the HOG and </w:t>
      </w:r>
      <w:proofErr w:type="spellStart"/>
      <w:r>
        <w:t>Haar</w:t>
      </w:r>
      <w:proofErr w:type="spellEnd"/>
      <w:r>
        <w:t xml:space="preserve"> algorithms</w:t>
      </w:r>
      <w:r w:rsidR="00A12504">
        <w:t xml:space="preserve"> using 10 encoded images</w:t>
      </w:r>
      <w:bookmarkEnd w:id="418"/>
      <w:bookmarkEnd w:id="419"/>
      <w:bookmarkEnd w:id="420"/>
      <w:bookmarkEnd w:id="421"/>
      <w:bookmarkEnd w:id="422"/>
    </w:p>
    <w:p w14:paraId="410CBE54" w14:textId="77777777" w:rsidR="00051816" w:rsidRPr="00051816" w:rsidRDefault="00051816" w:rsidP="00051816">
      <w:pPr>
        <w:rPr>
          <w:lang w:eastAsia="en-US"/>
        </w:rPr>
      </w:pPr>
    </w:p>
    <w:p w14:paraId="3F9B76CF" w14:textId="64B76584" w:rsidR="00926900" w:rsidRDefault="00F94EAD" w:rsidP="00926900">
      <w:r>
        <w:t>Table 16</w:t>
      </w:r>
      <w:r w:rsidR="00A12504">
        <w:t xml:space="preserve"> further highlights the performance difference between the two algorithms with HOG </w:t>
      </w:r>
      <w:proofErr w:type="gramStart"/>
      <w:r w:rsidR="00A12504">
        <w:t>out performing</w:t>
      </w:r>
      <w:proofErr w:type="gramEnd"/>
      <w:r w:rsidR="00A12504">
        <w:t xml:space="preserve"> </w:t>
      </w:r>
      <w:proofErr w:type="spellStart"/>
      <w:r w:rsidR="00A12504">
        <w:t>Haar</w:t>
      </w:r>
      <w:proofErr w:type="spellEnd"/>
      <w:r w:rsidR="00A12504">
        <w:t xml:space="preserve">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580767" w:rsidRDefault="00A12504" w:rsidP="007E75CC">
            <w:pPr>
              <w:jc w:val="center"/>
              <w:rPr>
                <w:rFonts w:asciiTheme="majorHAnsi" w:hAnsiTheme="majorHAnsi" w:cstheme="majorHAnsi"/>
                <w:sz w:val="20"/>
                <w:szCs w:val="20"/>
                <w:lang w:eastAsia="en-US"/>
              </w:rPr>
            </w:pPr>
            <w:r w:rsidRPr="00580767">
              <w:rPr>
                <w:rFonts w:asciiTheme="majorHAnsi" w:hAnsiTheme="majorHAnsi" w:cstheme="majorHAnsi"/>
                <w:sz w:val="20"/>
                <w:szCs w:val="20"/>
                <w:lang w:eastAsia="en-US"/>
              </w:rPr>
              <w:t>Algorithm</w:t>
            </w:r>
          </w:p>
        </w:tc>
        <w:tc>
          <w:tcPr>
            <w:tcW w:w="1701" w:type="dxa"/>
          </w:tcPr>
          <w:p w14:paraId="79CACDD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Images Encoded</w:t>
            </w:r>
          </w:p>
        </w:tc>
        <w:tc>
          <w:tcPr>
            <w:tcW w:w="2977" w:type="dxa"/>
          </w:tcPr>
          <w:p w14:paraId="74477C2E"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CPU Usage % (Mean)</w:t>
            </w:r>
          </w:p>
        </w:tc>
        <w:tc>
          <w:tcPr>
            <w:tcW w:w="2925" w:type="dxa"/>
          </w:tcPr>
          <w:p w14:paraId="7573F13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347104E3" w:rsidR="00A12504" w:rsidRDefault="00A12504" w:rsidP="00A12504">
      <w:pPr>
        <w:pStyle w:val="Caption"/>
        <w:jc w:val="center"/>
        <w:rPr>
          <w:rFonts w:asciiTheme="majorHAnsi" w:hAnsiTheme="majorHAnsi" w:cstheme="majorHAnsi"/>
          <w:sz w:val="20"/>
          <w:szCs w:val="20"/>
        </w:rPr>
      </w:pPr>
      <w:bookmarkStart w:id="423" w:name="_Toc17899799"/>
      <w:r>
        <w:t xml:space="preserve">Table </w:t>
      </w:r>
      <w:fldSimple w:instr=" SEQ Table \* ARABIC ">
        <w:r w:rsidR="009F3952">
          <w:rPr>
            <w:noProof/>
          </w:rPr>
          <w:t>16</w:t>
        </w:r>
      </w:fldSimple>
      <w:r>
        <w:t>: Comparison of CPU &amp; Memory us</w:t>
      </w:r>
      <w:r w:rsidR="000D679A">
        <w:t xml:space="preserve">age between the HOG &amp; </w:t>
      </w:r>
      <w:proofErr w:type="spellStart"/>
      <w:r w:rsidR="000D679A">
        <w:t>Haar</w:t>
      </w:r>
      <w:proofErr w:type="spellEnd"/>
      <w:r w:rsidR="000D679A">
        <w:t xml:space="preserve"> algorithms</w:t>
      </w:r>
      <w:bookmarkEnd w:id="423"/>
    </w:p>
    <w:p w14:paraId="15A85060" w14:textId="73D08237" w:rsidR="00CC151A" w:rsidRDefault="00CC151A" w:rsidP="00CC151A"/>
    <w:p w14:paraId="2C24A23B" w14:textId="0114CF79" w:rsidR="00285DB6" w:rsidRDefault="00B832CC" w:rsidP="00101EA3">
      <w:pPr>
        <w:pStyle w:val="Heading3"/>
      </w:pPr>
      <w:bookmarkStart w:id="424" w:name="_Toc17899742"/>
      <w:r>
        <w:t>7</w:t>
      </w:r>
      <w:r w:rsidR="00101EA3">
        <w:t>.1.4</w:t>
      </w:r>
      <w:r w:rsidR="00CC151A">
        <w:t xml:space="preserve"> </w:t>
      </w:r>
      <w:r w:rsidR="00615134">
        <w:t>System Latency</w:t>
      </w:r>
      <w:bookmarkEnd w:id="424"/>
      <w:r w:rsidR="00615134">
        <w:t xml:space="preserve"> </w:t>
      </w:r>
    </w:p>
    <w:p w14:paraId="4E30C5FE" w14:textId="07786B23" w:rsidR="00285DB6" w:rsidRDefault="00F120B1" w:rsidP="00285DB6">
      <w:r>
        <w:t xml:space="preserve">Latency is an important variable in the development of a surveillance system as images must be received as quickly as possible to the recipients. To test for latency, sample images were sent every minute and the time between the sending of the image and receiving it on the smart device determines the latency. </w:t>
      </w:r>
      <w:r w:rsidR="000A6166">
        <w:t>Figure 29 shows the disparity between the three levels of authentication used, showing a clear increase in latency when it comes to certificate-based communication. These results shown there is little difference when it comes to using the security options the MQTT protocol offers.</w:t>
      </w:r>
    </w:p>
    <w:p w14:paraId="2BFDEED8" w14:textId="77777777" w:rsidR="000A6166" w:rsidRDefault="000A6166" w:rsidP="000A6166">
      <w:pPr>
        <w:keepNext/>
        <w:jc w:val="center"/>
      </w:pPr>
      <w:r>
        <w:rPr>
          <w:noProof/>
        </w:rPr>
        <w:lastRenderedPageBreak/>
        <w:drawing>
          <wp:inline distT="0" distB="0" distL="0" distR="0" wp14:anchorId="792CC35E" wp14:editId="224B2A3B">
            <wp:extent cx="4881240" cy="34200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1240" cy="3420000"/>
                    </a:xfrm>
                    <a:prstGeom prst="rect">
                      <a:avLst/>
                    </a:prstGeom>
                  </pic:spPr>
                </pic:pic>
              </a:graphicData>
            </a:graphic>
          </wp:inline>
        </w:drawing>
      </w:r>
    </w:p>
    <w:p w14:paraId="137096E0" w14:textId="4C3D1C69" w:rsidR="003501FF" w:rsidRPr="00285DB6" w:rsidRDefault="000A6166" w:rsidP="000A6166">
      <w:pPr>
        <w:pStyle w:val="Caption"/>
        <w:jc w:val="center"/>
      </w:pPr>
      <w:r>
        <w:t xml:space="preserve">Figure </w:t>
      </w:r>
      <w:fldSimple w:instr=" SEQ Figure \* ARABIC ">
        <w:r>
          <w:rPr>
            <w:noProof/>
          </w:rPr>
          <w:t>29</w:t>
        </w:r>
      </w:fldSimple>
      <w:r>
        <w:t>: Boxplot of Latency using three different levels of authentication</w:t>
      </w:r>
    </w:p>
    <w:p w14:paraId="465E4C33" w14:textId="2333A240" w:rsidR="00DB35AF" w:rsidRDefault="00DB35AF" w:rsidP="000A6166">
      <w:pPr>
        <w:spacing w:line="276" w:lineRule="auto"/>
        <w:ind w:right="284"/>
        <w:rPr>
          <w:rFonts w:eastAsiaTheme="majorEastAsia" w:cstheme="majorBidi"/>
          <w:sz w:val="30"/>
          <w:szCs w:val="26"/>
        </w:rPr>
      </w:pPr>
      <w:bookmarkStart w:id="425" w:name="_Toc17899743"/>
    </w:p>
    <w:p w14:paraId="65FF77E7" w14:textId="180447E4" w:rsidR="002157EE" w:rsidRDefault="00B832CC" w:rsidP="00615134">
      <w:pPr>
        <w:pStyle w:val="Heading2"/>
      </w:pPr>
      <w:r>
        <w:t>7</w:t>
      </w:r>
      <w:r w:rsidR="0037451B">
        <w:t>.2</w:t>
      </w:r>
      <w:r w:rsidR="00615134">
        <w:t xml:space="preserve"> </w:t>
      </w:r>
      <w:r w:rsidR="00D67124">
        <w:t xml:space="preserve">App </w:t>
      </w:r>
      <w:r w:rsidR="00615134">
        <w:t>Portability</w:t>
      </w:r>
      <w:bookmarkEnd w:id="425"/>
    </w:p>
    <w:p w14:paraId="033F0B9B" w14:textId="6C76C721" w:rsidR="002157EE" w:rsidRDefault="002157EE" w:rsidP="002157EE"/>
    <w:p w14:paraId="29D79D5F" w14:textId="7A9F7F2D" w:rsidR="003501FF" w:rsidRDefault="003501FF" w:rsidP="002157EE">
      <w:r>
        <w:t>During the development component of this thesis, the author did not have access to a Mac or MacBook, resulting</w:t>
      </w:r>
      <w:r w:rsidR="00DB35AF">
        <w:t xml:space="preserve"> in there being no option to test the iOS version of the app. To evaluate the portability of the app, the app once completed, </w:t>
      </w:r>
      <w:ins w:id="426" w:author="Anna Lito Michala" w:date="2019-08-29T14:20:00Z">
        <w:r w:rsidR="00524C1E">
          <w:t xml:space="preserve">running the app </w:t>
        </w:r>
      </w:ins>
      <w:r w:rsidR="00DB35AF">
        <w:t xml:space="preserve">was attempted </w:t>
      </w:r>
      <w:del w:id="427" w:author="Anna Lito Michala" w:date="2019-08-29T14:20:00Z">
        <w:r w:rsidR="00DB35AF" w:rsidDel="00524C1E">
          <w:delText xml:space="preserve">to be ran </w:delText>
        </w:r>
      </w:del>
      <w:r w:rsidR="00DB35AF">
        <w:t xml:space="preserve">using a MacBook. </w:t>
      </w:r>
      <w:del w:id="428" w:author="Anna Lito Michala" w:date="2019-08-29T14:20:00Z">
        <w:r w:rsidR="00DB35AF" w:rsidDel="00524C1E">
          <w:delText xml:space="preserve">The </w:delText>
        </w:r>
      </w:del>
      <w:ins w:id="429" w:author="Anna Lito Michala" w:date="2019-08-29T14:20:00Z">
        <w:r w:rsidR="00524C1E">
          <w:t>Running the</w:t>
        </w:r>
        <w:r w:rsidR="00524C1E">
          <w:t xml:space="preserve"> </w:t>
        </w:r>
      </w:ins>
      <w:r w:rsidR="00DB35AF">
        <w:t xml:space="preserve">app was initially attempted </w:t>
      </w:r>
      <w:del w:id="430" w:author="Anna Lito Michala" w:date="2019-08-29T14:20:00Z">
        <w:r w:rsidR="00DB35AF" w:rsidDel="00524C1E">
          <w:delText>to be cloned to</w:delText>
        </w:r>
      </w:del>
      <w:ins w:id="431" w:author="Anna Lito Michala" w:date="2019-08-29T14:20:00Z">
        <w:r w:rsidR="00524C1E">
          <w:t>through</w:t>
        </w:r>
      </w:ins>
      <w:r w:rsidR="00DB35AF">
        <w:t xml:space="preserve"> </w:t>
      </w:r>
      <w:proofErr w:type="spellStart"/>
      <w:r w:rsidR="00DB35AF">
        <w:t>Xcode</w:t>
      </w:r>
      <w:proofErr w:type="spellEnd"/>
      <w:r w:rsidR="00DB35AF">
        <w:t xml:space="preserve">, Apple’s iOS platform, and was unable </w:t>
      </w:r>
      <w:del w:id="432" w:author="Anna Lito Michala" w:date="2019-08-29T14:21:00Z">
        <w:r w:rsidR="00DB35AF" w:rsidDel="00524C1E">
          <w:delText>to be cloned or ran</w:delText>
        </w:r>
      </w:del>
      <w:ins w:id="433" w:author="Anna Lito Michala" w:date="2019-08-29T14:21:00Z">
        <w:r w:rsidR="00524C1E">
          <w:t>load</w:t>
        </w:r>
      </w:ins>
      <w:r w:rsidR="00DB35AF">
        <w:t xml:space="preserve"> on </w:t>
      </w:r>
      <w:proofErr w:type="spellStart"/>
      <w:r w:rsidR="00DB35AF">
        <w:t>Xcode</w:t>
      </w:r>
      <w:proofErr w:type="spellEnd"/>
      <w:r w:rsidR="00DB35AF">
        <w:t xml:space="preserve"> v9.3, meaning the native platform was unable to run the app. Visual Studio for Mac was then installed, without the Android emulator counterpart to further test the portability. Figure 29 shows the list of errors and warnings that occurred when trying to run the app on this platform, resulting on the app still unable to </w:t>
      </w:r>
      <w:del w:id="434" w:author="Anna Lito Michala" w:date="2019-08-29T14:21:00Z">
        <w:r w:rsidR="00DB35AF" w:rsidDel="00524C1E">
          <w:delText xml:space="preserve">be </w:delText>
        </w:r>
      </w:del>
      <w:r w:rsidR="00DB35AF">
        <w:t>launch</w:t>
      </w:r>
      <w:del w:id="435" w:author="Anna Lito Michala" w:date="2019-08-29T14:21:00Z">
        <w:r w:rsidR="00DB35AF" w:rsidDel="00524C1E">
          <w:delText>ed</w:delText>
        </w:r>
      </w:del>
      <w:r w:rsidR="00DB35AF">
        <w:t xml:space="preserve">. The app was unable to </w:t>
      </w:r>
      <w:del w:id="436" w:author="Anna Lito Michala" w:date="2019-08-29T14:21:00Z">
        <w:r w:rsidR="00DB35AF" w:rsidDel="00524C1E">
          <w:delText xml:space="preserve">be </w:delText>
        </w:r>
      </w:del>
      <w:r w:rsidR="00DB35AF">
        <w:t xml:space="preserve">ran on the current version of </w:t>
      </w:r>
      <w:proofErr w:type="spellStart"/>
      <w:r w:rsidR="00DB35AF">
        <w:t>Xcode</w:t>
      </w:r>
      <w:proofErr w:type="spellEnd"/>
      <w:r w:rsidR="00DB35AF">
        <w:t xml:space="preserve"> previously mentioned, to remedy this, the author attempted to upgrade to the latest version of </w:t>
      </w:r>
      <w:proofErr w:type="spellStart"/>
      <w:proofErr w:type="gramStart"/>
      <w:r w:rsidR="00DB35AF">
        <w:t>Xcode</w:t>
      </w:r>
      <w:proofErr w:type="spellEnd"/>
      <w:r w:rsidR="00DB35AF">
        <w:t>, but</w:t>
      </w:r>
      <w:proofErr w:type="gramEnd"/>
      <w:r w:rsidR="00DB35AF">
        <w:t xml:space="preserve"> required an Apple developer account in order to do </w:t>
      </w:r>
      <w:commentRangeStart w:id="437"/>
      <w:r w:rsidR="00DB35AF">
        <w:t>so</w:t>
      </w:r>
      <w:commentRangeEnd w:id="437"/>
      <w:r w:rsidR="00524C1E">
        <w:rPr>
          <w:rStyle w:val="CommentReference"/>
        </w:rPr>
        <w:commentReference w:id="437"/>
      </w:r>
      <w:r w:rsidR="00DB35AF">
        <w:t>.</w:t>
      </w:r>
    </w:p>
    <w:p w14:paraId="4963B0B5" w14:textId="77669BC9" w:rsidR="003501FF" w:rsidRDefault="003501FF" w:rsidP="002157EE"/>
    <w:p w14:paraId="577FC188" w14:textId="77777777" w:rsidR="003501FF" w:rsidRDefault="003501FF" w:rsidP="002157EE"/>
    <w:p w14:paraId="23C230E8" w14:textId="4EB1E952" w:rsidR="003501FF" w:rsidRDefault="005F076D" w:rsidP="002157EE">
      <w:r>
        <w:rPr>
          <w:noProof/>
        </w:rPr>
        <w:lastRenderedPageBreak/>
        <w:pict w14:anchorId="6ECB8DAE">
          <v:shape id="_x0000_i1025" type="#_x0000_t75" alt="Portability3" style="width:450.65pt;height:236.65pt;mso-width-percent:0;mso-height-percent:0;mso-width-percent:0;mso-height-percent:0">
            <v:imagedata r:id="rId42" o:title="Portability3"/>
          </v:shape>
        </w:pict>
      </w:r>
    </w:p>
    <w:p w14:paraId="04D2CD6C" w14:textId="7C324D43" w:rsidR="003501FF" w:rsidRDefault="00DB35AF" w:rsidP="00DB35AF">
      <w:pPr>
        <w:pStyle w:val="Caption"/>
        <w:jc w:val="center"/>
      </w:pPr>
      <w:r>
        <w:t xml:space="preserve">Figure </w:t>
      </w:r>
      <w:fldSimple w:instr=" SEQ Figure \* ARABIC ">
        <w:r w:rsidR="000A6166">
          <w:rPr>
            <w:noProof/>
          </w:rPr>
          <w:t>30</w:t>
        </w:r>
      </w:fldSimple>
      <w:r>
        <w:t>: List of errors when attempting to run app on Visual Studio for Mac</w:t>
      </w:r>
    </w:p>
    <w:p w14:paraId="33B8B9C0" w14:textId="698173D7" w:rsidR="00615134" w:rsidRDefault="00615134" w:rsidP="002157EE"/>
    <w:p w14:paraId="3300F50A" w14:textId="4E437867" w:rsidR="00D22E47" w:rsidRDefault="00B832CC" w:rsidP="00D22E47">
      <w:pPr>
        <w:pStyle w:val="Heading2"/>
      </w:pPr>
      <w:bookmarkStart w:id="438" w:name="_Toc17899744"/>
      <w:r>
        <w:t>7</w:t>
      </w:r>
      <w:r w:rsidR="0037451B">
        <w:t>.3</w:t>
      </w:r>
      <w:r w:rsidR="00D22E47">
        <w:t xml:space="preserve"> Security</w:t>
      </w:r>
      <w:bookmarkEnd w:id="438"/>
    </w:p>
    <w:p w14:paraId="778CC59B" w14:textId="346EE78B" w:rsidR="006D3287" w:rsidRDefault="006D3287" w:rsidP="006D3287"/>
    <w:p w14:paraId="1DB58FE6" w14:textId="183F3C8F" w:rsidR="00D00E4E" w:rsidRDefault="0037451B" w:rsidP="00D00E4E">
      <w:pPr>
        <w:pStyle w:val="Heading3"/>
      </w:pPr>
      <w:bookmarkStart w:id="439" w:name="_Toc17899745"/>
      <w:r>
        <w:t>7.3</w:t>
      </w:r>
      <w:r w:rsidR="00D00E4E">
        <w:t>.1 Brute Force</w:t>
      </w:r>
      <w:bookmarkEnd w:id="439"/>
    </w:p>
    <w:p w14:paraId="70DB4EC3" w14:textId="1792527D" w:rsidR="00273051" w:rsidRDefault="00D00E4E" w:rsidP="00D00E4E">
      <w:r>
        <w:t>When it comes to protecting against brute force strategies such as dictionary attacks there are multiple methods available. The first being the most trivial, simply changing the username and password. With changing the username, it makes attacks such as these indefinitely more difficult as the dictionary attack will be forced to guess both the username and password at the same time, granting another layer of security</w:t>
      </w:r>
      <w:r w:rsidR="00273051">
        <w:t xml:space="preserve"> that needs to be broken. To test the viability of strong password practices, the following passwords were selected for the login for the </w:t>
      </w:r>
      <w:proofErr w:type="spellStart"/>
      <w:r w:rsidR="00273051">
        <w:t>RPi</w:t>
      </w:r>
      <w:proofErr w:type="spellEnd"/>
      <w:r w:rsidR="00273051">
        <w:t>:</w:t>
      </w:r>
    </w:p>
    <w:p w14:paraId="6F215696" w14:textId="1042A2BB" w:rsidR="00273051" w:rsidRDefault="00273051" w:rsidP="00D00E4E"/>
    <w:p w14:paraId="6769A11E" w14:textId="39F6C3A8" w:rsidR="00273051" w:rsidRDefault="00273051" w:rsidP="00D00E4E">
      <w:r>
        <w:t>Weak Password – animal</w:t>
      </w:r>
    </w:p>
    <w:p w14:paraId="4ABCDE9F" w14:textId="40F7EE81" w:rsidR="00273051" w:rsidRDefault="00273051" w:rsidP="00D00E4E">
      <w:r>
        <w:t>Strong Password – face4%3£l1nk3d</w:t>
      </w:r>
    </w:p>
    <w:p w14:paraId="2E8CB8A1" w14:textId="27BC9CC2" w:rsidR="00D00E4E" w:rsidRDefault="00D00E4E" w:rsidP="00D00E4E"/>
    <w:p w14:paraId="09D68643" w14:textId="225828AD" w:rsidR="00BD0CC2" w:rsidRDefault="00BD0CC2" w:rsidP="00D00E4E">
      <w:r>
        <w:t xml:space="preserve">Additional strategies such as firewall protection are also included in the experiment as it was determined there is firewall software used to specifically defend against cyber security attacks (as shown in Section 3.5). Finally, as recommended by the IoT Security Foundation, disabling SSH can also protect against these types of attacks. </w:t>
      </w:r>
    </w:p>
    <w:p w14:paraId="2B1D28C6" w14:textId="45279E39" w:rsidR="00BD0CC2" w:rsidRDefault="00BD0CC2" w:rsidP="00D00E4E"/>
    <w:p w14:paraId="7EB4AA2B" w14:textId="2F82D32A" w:rsidR="00BD0CC2" w:rsidRDefault="00BD0CC2" w:rsidP="00D00E4E">
      <w:r>
        <w:t>Table 1</w:t>
      </w:r>
      <w:r w:rsidR="00801710">
        <w:t>7</w:t>
      </w:r>
      <w:r>
        <w:t xml:space="preserve"> shows the various security measures taken for each scenario and whether they were successful in protecting against an attack or not. It can be safely concluded that having a strong password, firewall protection or disabling SSH are all effective ways to prevent against brute forcing. The results also highlight the dangers of having a weak password as commonly used passwords are used in word lists and are easily guessed by these type of attacks. When it comes to selecting a strategy for protection against dictionary attacks, it is recommended both a firewall and strong password are used if </w:t>
      </w:r>
      <w:r w:rsidR="00AC0EDE">
        <w:t>the SSH is absolutely necessary. If SSH is not required to be open, then the safest option is closing the port.</w:t>
      </w:r>
    </w:p>
    <w:p w14:paraId="3D38855C" w14:textId="5386A9C5" w:rsidR="00BD0CC2" w:rsidRDefault="00BD0CC2" w:rsidP="00BD0CC2">
      <w:pPr>
        <w:pStyle w:val="Caption"/>
        <w:keepNext/>
      </w:pPr>
    </w:p>
    <w:tbl>
      <w:tblPr>
        <w:tblStyle w:val="PlainTable1"/>
        <w:tblW w:w="0" w:type="auto"/>
        <w:tblLook w:val="04A0" w:firstRow="1" w:lastRow="0" w:firstColumn="1" w:lastColumn="0" w:noHBand="0" w:noVBand="1"/>
      </w:tblPr>
      <w:tblGrid>
        <w:gridCol w:w="3539"/>
        <w:gridCol w:w="2471"/>
        <w:gridCol w:w="3006"/>
      </w:tblGrid>
      <w:tr w:rsidR="00BF288B" w14:paraId="6E72B543" w14:textId="77777777" w:rsidTr="00C37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C0D44D4" w14:textId="2DBDB0DC" w:rsidR="00BF288B" w:rsidRPr="00580767" w:rsidRDefault="00BF288B" w:rsidP="00580767">
            <w:pPr>
              <w:jc w:val="center"/>
              <w:rPr>
                <w:rFonts w:asciiTheme="majorHAnsi" w:hAnsiTheme="majorHAnsi" w:cstheme="majorHAnsi"/>
                <w:sz w:val="20"/>
              </w:rPr>
            </w:pPr>
            <w:r w:rsidRPr="00580767">
              <w:rPr>
                <w:rFonts w:asciiTheme="majorHAnsi" w:hAnsiTheme="majorHAnsi" w:cstheme="majorHAnsi"/>
                <w:sz w:val="20"/>
              </w:rPr>
              <w:t>Security Measures</w:t>
            </w:r>
          </w:p>
        </w:tc>
        <w:tc>
          <w:tcPr>
            <w:tcW w:w="2471" w:type="dxa"/>
          </w:tcPr>
          <w:p w14:paraId="54166656" w14:textId="4138ECE3" w:rsidR="00BF288B" w:rsidRPr="00580767" w:rsidRDefault="00BF288B"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No. of Login Attempts</w:t>
            </w:r>
          </w:p>
        </w:tc>
        <w:tc>
          <w:tcPr>
            <w:tcW w:w="3006" w:type="dxa"/>
          </w:tcPr>
          <w:p w14:paraId="7A60CBAD" w14:textId="2076099F" w:rsidR="00BF288B" w:rsidRPr="00580767" w:rsidRDefault="00F7344A"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Password Cracked</w:t>
            </w:r>
          </w:p>
        </w:tc>
      </w:tr>
      <w:tr w:rsidR="00BF288B" w14:paraId="537284FE"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1A0D0A3" w14:textId="53FD23A6" w:rsidR="00BF288B" w:rsidRPr="00580767" w:rsidRDefault="00BD0CC2" w:rsidP="00BD0CC2">
            <w:pPr>
              <w:rPr>
                <w:rFonts w:asciiTheme="majorHAnsi" w:hAnsiTheme="majorHAnsi" w:cstheme="majorHAnsi"/>
                <w:b w:val="0"/>
                <w:sz w:val="20"/>
              </w:rPr>
            </w:pPr>
            <w:r w:rsidRPr="00580767">
              <w:rPr>
                <w:rFonts w:asciiTheme="majorHAnsi" w:hAnsiTheme="majorHAnsi" w:cstheme="majorHAnsi"/>
                <w:b w:val="0"/>
                <w:sz w:val="20"/>
              </w:rPr>
              <w:t xml:space="preserve">Weak Password </w:t>
            </w:r>
          </w:p>
        </w:tc>
        <w:tc>
          <w:tcPr>
            <w:tcW w:w="2471" w:type="dxa"/>
          </w:tcPr>
          <w:p w14:paraId="5170DC73" w14:textId="01D7F4CC"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884</w:t>
            </w:r>
          </w:p>
        </w:tc>
        <w:tc>
          <w:tcPr>
            <w:tcW w:w="3006" w:type="dxa"/>
          </w:tcPr>
          <w:p w14:paraId="71C5FC72" w14:textId="49800B6B"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Successful</w:t>
            </w:r>
          </w:p>
        </w:tc>
      </w:tr>
      <w:tr w:rsidR="00BF288B" w14:paraId="63669ED1"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60E2EEE2" w14:textId="16A1C9B6" w:rsidR="00BF288B" w:rsidRPr="00580767" w:rsidRDefault="00BF288B" w:rsidP="00D00E4E">
            <w:pPr>
              <w:rPr>
                <w:rFonts w:asciiTheme="majorHAnsi" w:hAnsiTheme="majorHAnsi" w:cstheme="majorHAnsi"/>
                <w:b w:val="0"/>
                <w:sz w:val="20"/>
              </w:rPr>
            </w:pPr>
            <w:r w:rsidRPr="00580767">
              <w:rPr>
                <w:rFonts w:asciiTheme="majorHAnsi" w:hAnsiTheme="majorHAnsi" w:cstheme="majorHAnsi"/>
                <w:b w:val="0"/>
                <w:sz w:val="20"/>
              </w:rPr>
              <w:t>Strong Password</w:t>
            </w:r>
          </w:p>
        </w:tc>
        <w:tc>
          <w:tcPr>
            <w:tcW w:w="2471" w:type="dxa"/>
          </w:tcPr>
          <w:p w14:paraId="7CF33CA0" w14:textId="0BB223D9" w:rsidR="00BF288B" w:rsidRPr="00580767" w:rsidRDefault="004A1676"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52408</w:t>
            </w:r>
          </w:p>
        </w:tc>
        <w:tc>
          <w:tcPr>
            <w:tcW w:w="3006" w:type="dxa"/>
          </w:tcPr>
          <w:p w14:paraId="1A69AEE1" w14:textId="0A40CA0A"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07ED45EA"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6494845" w14:textId="57CC4BFA" w:rsidR="00BF288B" w:rsidRPr="00580767" w:rsidRDefault="00C37D5B" w:rsidP="00D00E4E">
            <w:pPr>
              <w:rPr>
                <w:rFonts w:asciiTheme="majorHAnsi" w:hAnsiTheme="majorHAnsi" w:cstheme="majorHAnsi"/>
                <w:b w:val="0"/>
                <w:sz w:val="20"/>
              </w:rPr>
            </w:pPr>
            <w:r w:rsidRPr="00580767">
              <w:rPr>
                <w:rFonts w:asciiTheme="majorHAnsi" w:hAnsiTheme="majorHAnsi" w:cstheme="majorHAnsi"/>
                <w:b w:val="0"/>
                <w:sz w:val="20"/>
              </w:rPr>
              <w:t>Firewall Protection (Fail2Ban)</w:t>
            </w:r>
          </w:p>
        </w:tc>
        <w:tc>
          <w:tcPr>
            <w:tcW w:w="2471" w:type="dxa"/>
          </w:tcPr>
          <w:p w14:paraId="246661E6" w14:textId="485E5757"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06C67E70" w14:textId="41D6D3FD"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3C0CD430"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190BC4B1" w14:textId="45A8FFEB" w:rsidR="00BF288B" w:rsidRPr="00580767" w:rsidRDefault="008247F3" w:rsidP="00D00E4E">
            <w:pPr>
              <w:rPr>
                <w:rFonts w:asciiTheme="majorHAnsi" w:hAnsiTheme="majorHAnsi" w:cstheme="majorHAnsi"/>
                <w:b w:val="0"/>
                <w:sz w:val="20"/>
              </w:rPr>
            </w:pPr>
            <w:r w:rsidRPr="00580767">
              <w:rPr>
                <w:rFonts w:asciiTheme="majorHAnsi" w:hAnsiTheme="majorHAnsi" w:cstheme="majorHAnsi"/>
                <w:b w:val="0"/>
                <w:sz w:val="20"/>
              </w:rPr>
              <w:t>Disabled SSH (Closed Ports)</w:t>
            </w:r>
          </w:p>
        </w:tc>
        <w:tc>
          <w:tcPr>
            <w:tcW w:w="2471" w:type="dxa"/>
          </w:tcPr>
          <w:p w14:paraId="73858048" w14:textId="2326D90F" w:rsidR="00BF288B" w:rsidRPr="00580767" w:rsidRDefault="008247F3"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63973D05" w14:textId="6D42CEC9"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 xml:space="preserve">Unsuccessful </w:t>
            </w:r>
          </w:p>
        </w:tc>
      </w:tr>
    </w:tbl>
    <w:p w14:paraId="52322917" w14:textId="2E2A7F4F" w:rsidR="00D00E4E" w:rsidRDefault="00BD0CC2" w:rsidP="00BD0CC2">
      <w:pPr>
        <w:pStyle w:val="Caption"/>
        <w:jc w:val="center"/>
      </w:pPr>
      <w:bookmarkStart w:id="440" w:name="_Toc17899800"/>
      <w:r>
        <w:t xml:space="preserve">Table </w:t>
      </w:r>
      <w:fldSimple w:instr=" SEQ Table \* ARABIC ">
        <w:r w:rsidR="009F3952">
          <w:rPr>
            <w:noProof/>
          </w:rPr>
          <w:t>17</w:t>
        </w:r>
      </w:fldSimple>
      <w:r>
        <w:t xml:space="preserve">: </w:t>
      </w:r>
      <w:r w:rsidRPr="007F33AD">
        <w:t>Results of security measures to prevent against a Brute Force attack</w:t>
      </w:r>
      <w:bookmarkEnd w:id="440"/>
    </w:p>
    <w:p w14:paraId="79636C07" w14:textId="5EFBEC32" w:rsidR="00BD0CC2" w:rsidRDefault="00BD0CC2" w:rsidP="00D00E4E"/>
    <w:p w14:paraId="01A11641" w14:textId="77777777" w:rsidR="00BD0CC2" w:rsidRDefault="00BD0CC2" w:rsidP="00D00E4E"/>
    <w:p w14:paraId="09A74B9F" w14:textId="78F6B26F" w:rsidR="00D00E4E" w:rsidRDefault="0037451B" w:rsidP="00D00E4E">
      <w:pPr>
        <w:pStyle w:val="Heading3"/>
      </w:pPr>
      <w:bookmarkStart w:id="441" w:name="_Toc17899746"/>
      <w:r>
        <w:t>7.3</w:t>
      </w:r>
      <w:r w:rsidR="00D00E4E">
        <w:t xml:space="preserve">.2 Denial </w:t>
      </w:r>
      <w:proofErr w:type="gramStart"/>
      <w:r w:rsidR="00D00E4E">
        <w:t>Of</w:t>
      </w:r>
      <w:proofErr w:type="gramEnd"/>
      <w:r w:rsidR="00D00E4E">
        <w:t xml:space="preserve"> Service</w:t>
      </w:r>
      <w:bookmarkEnd w:id="441"/>
    </w:p>
    <w:p w14:paraId="322F854B" w14:textId="1641EB11" w:rsidR="00D00E4E" w:rsidRDefault="00D00E4E" w:rsidP="00D00E4E"/>
    <w:p w14:paraId="79E3B461" w14:textId="21707965" w:rsidR="00D00E4E" w:rsidRPr="00D00E4E" w:rsidRDefault="0037451B" w:rsidP="00D00E4E">
      <w:pPr>
        <w:pStyle w:val="Heading3"/>
      </w:pPr>
      <w:bookmarkStart w:id="442" w:name="_Toc17899747"/>
      <w:r>
        <w:t>7.3</w:t>
      </w:r>
      <w:r w:rsidR="00D00E4E">
        <w:t xml:space="preserve">.3 Man </w:t>
      </w:r>
      <w:proofErr w:type="gramStart"/>
      <w:r w:rsidR="00D00E4E">
        <w:t>In</w:t>
      </w:r>
      <w:proofErr w:type="gramEnd"/>
      <w:r w:rsidR="00D00E4E">
        <w:t xml:space="preserve"> The Middle</w:t>
      </w:r>
      <w:bookmarkEnd w:id="442"/>
      <w:r w:rsidR="00D00E4E">
        <w:t xml:space="preserve"> </w:t>
      </w:r>
    </w:p>
    <w:p w14:paraId="5F6569FF" w14:textId="00A9C03D" w:rsidR="00F7344A" w:rsidRDefault="00F7344A" w:rsidP="00873449">
      <w:pPr>
        <w:spacing w:line="276" w:lineRule="auto"/>
        <w:ind w:left="284" w:right="284"/>
        <w:rPr>
          <w:rFonts w:eastAsiaTheme="majorEastAsia" w:cstheme="majorBidi"/>
          <w:i/>
          <w:szCs w:val="24"/>
          <w:u w:val="single"/>
        </w:rPr>
      </w:pPr>
      <w:r>
        <w:br w:type="page"/>
      </w:r>
    </w:p>
    <w:p w14:paraId="2A4C4705" w14:textId="73644E5D" w:rsidR="00D00E4E" w:rsidRPr="006D3287" w:rsidRDefault="00DE750C" w:rsidP="00D00E4E">
      <w:pPr>
        <w:pStyle w:val="Heading3"/>
      </w:pPr>
      <w:bookmarkStart w:id="443" w:name="_Toc17899748"/>
      <w:r>
        <w:lastRenderedPageBreak/>
        <w:t>7.3.4</w:t>
      </w:r>
      <w:r w:rsidR="00D00E4E">
        <w:t xml:space="preserve"> IoT Security Foundation Guidelines</w:t>
      </w:r>
      <w:bookmarkEnd w:id="443"/>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444"/>
      <w:commentRangeStart w:id="445"/>
      <w:r>
        <w:rPr>
          <w:szCs w:val="24"/>
        </w:rPr>
        <w:t>project</w:t>
      </w:r>
      <w:commentRangeEnd w:id="444"/>
      <w:r w:rsidR="007D31CC">
        <w:rPr>
          <w:rStyle w:val="CommentReference"/>
        </w:rPr>
        <w:commentReference w:id="444"/>
      </w:r>
      <w:commentRangeEnd w:id="445"/>
      <w:r w:rsidR="00524C1E">
        <w:rPr>
          <w:rStyle w:val="CommentReference"/>
        </w:rPr>
        <w:commentReference w:id="445"/>
      </w:r>
      <w:r>
        <w:rPr>
          <w:szCs w:val="24"/>
        </w:rPr>
        <w:t>:</w:t>
      </w:r>
    </w:p>
    <w:p w14:paraId="376F106D" w14:textId="77777777" w:rsidR="00643EB6" w:rsidRDefault="00643EB6" w:rsidP="00643EB6">
      <w:pPr>
        <w:rPr>
          <w:szCs w:val="24"/>
        </w:rPr>
      </w:pPr>
    </w:p>
    <w:tbl>
      <w:tblPr>
        <w:tblStyle w:val="PlainTable1"/>
        <w:tblW w:w="9072" w:type="dxa"/>
        <w:tblLook w:val="04A0" w:firstRow="1" w:lastRow="0" w:firstColumn="1" w:lastColumn="0" w:noHBand="0" w:noVBand="1"/>
      </w:tblPr>
      <w:tblGrid>
        <w:gridCol w:w="993"/>
        <w:gridCol w:w="8079"/>
      </w:tblGrid>
      <w:tr w:rsidR="00CC6417" w:rsidRPr="00AA11AB" w14:paraId="6F78F933"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11850D17" w:rsidR="00CC6417" w:rsidRPr="00FA71C7" w:rsidRDefault="00F120B1"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has restricted access privileges with administrative commands such as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being unable to be used with a password (refer to guidelines outline in Section 5.5.1) </w:t>
            </w:r>
          </w:p>
        </w:tc>
      </w:tr>
      <w:tr w:rsidR="00CC6417" w:rsidRPr="00AA11AB" w14:paraId="6F77ED7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695B1DEB" w:rsidR="00CC6417" w:rsidRPr="00FA71C7" w:rsidRDefault="00F120B1"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CC6417" w:rsidRPr="00AA11AB" w14:paraId="4A8222A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655A7A5E" w:rsidR="00CC6417" w:rsidRPr="00FA71C7" w:rsidRDefault="00F120B1" w:rsidP="00F120B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CC6417" w:rsidRPr="00AA11AB" w14:paraId="3A481D0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6CA1D6EE" w:rsidR="00CC6417" w:rsidRPr="0082341A"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 xml:space="preserve">A </w:t>
            </w:r>
            <w:proofErr w:type="spellStart"/>
            <w:r w:rsidRPr="0082341A">
              <w:rPr>
                <w:rFonts w:asciiTheme="majorHAnsi" w:hAnsiTheme="majorHAnsi" w:cstheme="majorHAnsi"/>
                <w:sz w:val="18"/>
                <w:szCs w:val="18"/>
              </w:rPr>
              <w:t>WatchDog</w:t>
            </w:r>
            <w:proofErr w:type="spellEnd"/>
            <w:r w:rsidRPr="0082341A">
              <w:rPr>
                <w:rFonts w:asciiTheme="majorHAnsi" w:hAnsiTheme="majorHAnsi" w:cstheme="majorHAnsi"/>
                <w:sz w:val="18"/>
                <w:szCs w:val="18"/>
              </w:rPr>
              <w:t xml:space="preserve"> timer has been implemented. Refer to Section 5.5.1 for additional details</w:t>
            </w:r>
          </w:p>
        </w:tc>
      </w:tr>
      <w:tr w:rsidR="00CC6417" w:rsidRPr="00AA11AB" w14:paraId="21A9D4F6"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4FD020E5" w:rsidR="00CC6417" w:rsidRPr="00FA71C7" w:rsidRDefault="0082341A" w:rsidP="0082341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CC6417" w:rsidRPr="00AA11AB" w14:paraId="171EA32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112CD726"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command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apt-get update &amp;&amp; </w:t>
            </w:r>
            <w:r w:rsidR="00715D78">
              <w:rPr>
                <w:rFonts w:asciiTheme="majorHAnsi" w:hAnsiTheme="majorHAnsi" w:cstheme="majorHAnsi"/>
                <w:sz w:val="18"/>
                <w:szCs w:val="18"/>
              </w:rPr>
              <w:t xml:space="preserve">apt-get </w:t>
            </w:r>
            <w:r>
              <w:rPr>
                <w:rFonts w:asciiTheme="majorHAnsi" w:hAnsiTheme="majorHAnsi" w:cstheme="majorHAnsi"/>
                <w:sz w:val="18"/>
                <w:szCs w:val="18"/>
              </w:rPr>
              <w:t>upgrade’ ensures the device has the latest security fixes</w:t>
            </w:r>
          </w:p>
        </w:tc>
      </w:tr>
      <w:tr w:rsidR="00CC6417" w:rsidRPr="00AA11AB" w14:paraId="777B80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20453CB7"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additional accounts were created.</w:t>
            </w:r>
          </w:p>
        </w:tc>
      </w:tr>
      <w:tr w:rsidR="00CC6417" w:rsidRPr="00AA11AB" w14:paraId="66042B8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49E2B5AE"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Limitations on access privileges have been carried out. Refer to Section 5.5.1 for additional details</w:t>
            </w:r>
          </w:p>
        </w:tc>
      </w:tr>
      <w:tr w:rsidR="00CC6417" w:rsidRPr="00AA11AB" w14:paraId="317C8E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2FFF73B0"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CC6417" w:rsidRPr="00AA11AB" w14:paraId="33DD67A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35BE204A"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operating system Raspbian was installed with </w:t>
            </w:r>
            <w:r w:rsidR="00C0787B">
              <w:rPr>
                <w:rFonts w:asciiTheme="majorHAnsi" w:hAnsiTheme="majorHAnsi" w:cstheme="majorHAnsi"/>
                <w:sz w:val="18"/>
                <w:szCs w:val="18"/>
              </w:rPr>
              <w:t>only the software required to function</w:t>
            </w:r>
          </w:p>
        </w:tc>
      </w:tr>
      <w:tr w:rsidR="00CC6417" w:rsidRPr="00AA11AB" w14:paraId="2985D053"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49223A7D" w:rsidR="00CC6417" w:rsidRPr="00FA71C7" w:rsidRDefault="00C0787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has restricted access privileges with administrative commands such as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being unable to be used with a password (refer to guidelines outline in Section 5.5.1). </w:t>
            </w:r>
          </w:p>
        </w:tc>
      </w:tr>
      <w:tr w:rsidR="00CC6417" w:rsidRPr="00AA11AB" w14:paraId="5ACCD87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50EC16D1"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w:t>
            </w:r>
            <w:proofErr w:type="gramStart"/>
            <w:r>
              <w:rPr>
                <w:rFonts w:asciiTheme="majorHAnsi" w:hAnsiTheme="majorHAnsi" w:cstheme="majorHAnsi"/>
                <w:sz w:val="18"/>
                <w:szCs w:val="18"/>
              </w:rPr>
              <w:t>ran</w:t>
            </w:r>
            <w:proofErr w:type="gramEnd"/>
            <w:r>
              <w:rPr>
                <w:rFonts w:asciiTheme="majorHAnsi" w:hAnsiTheme="majorHAnsi" w:cstheme="majorHAnsi"/>
                <w:sz w:val="18"/>
                <w:szCs w:val="18"/>
              </w:rPr>
              <w:t xml:space="preserve"> without administrative privileges </w:t>
            </w:r>
          </w:p>
        </w:tc>
      </w:tr>
      <w:tr w:rsidR="00CC6417" w:rsidRPr="00AA11AB" w14:paraId="27E9908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094EB472"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Refer to Section 5.5.1 under ‘Firewall Protection’ for additional details.</w:t>
            </w:r>
          </w:p>
        </w:tc>
      </w:tr>
      <w:tr w:rsidR="00CC6417" w:rsidRPr="00AA11AB" w14:paraId="02D6F88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D45B81A" w:rsidR="00CC6417" w:rsidRPr="00FA71C7" w:rsidRDefault="00256876"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CC6417" w:rsidRPr="00AA11AB" w14:paraId="4772ECF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27B227B0"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CC6417" w:rsidRPr="00AA11AB" w14:paraId="498046D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5B048B69" w:rsidR="00CC6417" w:rsidRPr="00FA71C7" w:rsidRDefault="001F2B3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CC6417" w:rsidRPr="00AA11AB" w14:paraId="06EE14C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63E96D4A"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WPA is disabled on authors router.</w:t>
            </w:r>
          </w:p>
        </w:tc>
      </w:tr>
      <w:tr w:rsidR="00CC6417" w:rsidRPr="00AA11AB" w14:paraId="3634499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3F57950A" w:rsidR="00643EB6" w:rsidRDefault="00CC6417" w:rsidP="00CC6417">
      <w:pPr>
        <w:pStyle w:val="Caption"/>
        <w:jc w:val="center"/>
      </w:pPr>
      <w:bookmarkStart w:id="446" w:name="_Toc17899801"/>
      <w:r>
        <w:t xml:space="preserve">Table </w:t>
      </w:r>
      <w:fldSimple w:instr=" SEQ Table \* ARABIC ">
        <w:r w:rsidR="009F3952">
          <w:rPr>
            <w:noProof/>
          </w:rPr>
          <w:t>18</w:t>
        </w:r>
      </w:fldSimple>
      <w:r>
        <w:t xml:space="preserve">: Proposed solutions for </w:t>
      </w:r>
      <w:r w:rsidR="000D679A">
        <w:t xml:space="preserve">IoT Security </w:t>
      </w:r>
      <w:r>
        <w:t>best practices</w:t>
      </w:r>
      <w:bookmarkEnd w:id="446"/>
    </w:p>
    <w:p w14:paraId="434A26F2" w14:textId="77777777" w:rsidR="00A74BC6" w:rsidRDefault="00A74BC6">
      <w:pPr>
        <w:spacing w:line="276" w:lineRule="auto"/>
        <w:ind w:left="284" w:right="284"/>
      </w:pPr>
      <w:r>
        <w:br w:type="page"/>
      </w:r>
    </w:p>
    <w:p w14:paraId="7481D5A7" w14:textId="2CD9E8C1" w:rsidR="00B86F92" w:rsidRDefault="00B86F92" w:rsidP="00B86F92">
      <w:pPr>
        <w:pStyle w:val="Heading1"/>
      </w:pPr>
      <w:bookmarkStart w:id="447" w:name="_Toc17899749"/>
      <w:r>
        <w:lastRenderedPageBreak/>
        <w:t xml:space="preserve">8.0 Discussion </w:t>
      </w:r>
    </w:p>
    <w:p w14:paraId="0E6BC19F" w14:textId="19ED3778" w:rsidR="00D809E0" w:rsidRDefault="00D809E0" w:rsidP="00B86F92"/>
    <w:p w14:paraId="36D61F77" w14:textId="7DC5A2D7" w:rsidR="00D809E0" w:rsidRDefault="00D809E0" w:rsidP="00D809E0">
      <w:pPr>
        <w:pStyle w:val="Heading2"/>
      </w:pPr>
      <w:r>
        <w:t>8.1 Results</w:t>
      </w:r>
    </w:p>
    <w:p w14:paraId="22051049" w14:textId="77777777" w:rsidR="00D809E0" w:rsidRPr="00D809E0" w:rsidRDefault="00D809E0" w:rsidP="00D809E0"/>
    <w:p w14:paraId="161BC832" w14:textId="703E6461" w:rsidR="00D809E0" w:rsidRDefault="00D809E0" w:rsidP="00B86F92">
      <w:r>
        <w:t>The results of the experiment</w:t>
      </w:r>
      <w:ins w:id="448" w:author="Anna Lito Michala" w:date="2019-08-29T14:24:00Z">
        <w:r w:rsidR="00524C1E">
          <w:t>s</w:t>
        </w:r>
      </w:ins>
      <w:r>
        <w:t xml:space="preserve"> show confidently that it is possible to develop a secure surveillance system using a </w:t>
      </w:r>
      <w:proofErr w:type="spellStart"/>
      <w:r>
        <w:t>RPi</w:t>
      </w:r>
      <w:proofErr w:type="spellEnd"/>
      <w:r>
        <w:t xml:space="preserve"> device. In terms of algorithm selection, it can be safely said that the HOG classifier is the most suitable out of the algorithms attempted for a surveillance-based system, boasting an upwards of 88% accuracy. That, in conjunction with lower overall CPU stress and memory consumption, makes it a superior choice to the </w:t>
      </w:r>
      <w:proofErr w:type="spellStart"/>
      <w:r>
        <w:t>Haar</w:t>
      </w:r>
      <w:proofErr w:type="spellEnd"/>
      <w:r>
        <w:t xml:space="preserve">-Cascades method when it comes to future systems. In terms of latency, the results clearly show that while implementing secure practices with the MQTT protocol does cause increases in latency, the differential is </w:t>
      </w:r>
      <w:r w:rsidRPr="00D809E0">
        <w:t>negligible</w:t>
      </w:r>
      <w:r>
        <w:t xml:space="preserve"> and is </w:t>
      </w:r>
      <w:del w:id="449" w:author="Anna Lito Michala" w:date="2019-08-29T14:24:00Z">
        <w:r w:rsidDel="00524C1E">
          <w:delText xml:space="preserve">definitely </w:delText>
        </w:r>
      </w:del>
      <w:r>
        <w:t xml:space="preserve">worth the small performance cost. In terms of portability, the system </w:t>
      </w:r>
      <w:r w:rsidR="00EA6921">
        <w:t xml:space="preserve">suffered when it came to this variable, meaning it definitely did not meet the claims the Xamarin framework </w:t>
      </w:r>
      <w:del w:id="450" w:author="Anna Lito Michala" w:date="2019-08-29T14:25:00Z">
        <w:r w:rsidR="00EA6921" w:rsidDel="00524C1E">
          <w:delText>is made out to be</w:delText>
        </w:r>
      </w:del>
      <w:ins w:id="451" w:author="Anna Lito Michala" w:date="2019-08-29T14:25:00Z">
        <w:r w:rsidR="00524C1E">
          <w:t>makes</w:t>
        </w:r>
      </w:ins>
      <w:r w:rsidR="00EA6921">
        <w:t xml:space="preserve">. Finally, this experiment proved it is more than possible to secure a device against common cyber-attacks against IoT devices. Using strategies such as hash </w:t>
      </w:r>
      <w:r w:rsidR="00EA6921" w:rsidRPr="00EA6921">
        <w:rPr>
          <w:i/>
        </w:rPr>
        <w:t>salting</w:t>
      </w:r>
      <w:r w:rsidR="00EA6921">
        <w:t xml:space="preserve"> passwords, enforcing secure password standards and using firewall protection proved an effective strategy against dictionary attacks.</w:t>
      </w:r>
    </w:p>
    <w:p w14:paraId="51B8E580" w14:textId="43E26AD5" w:rsidR="00D809E0" w:rsidRPr="00B86F92" w:rsidRDefault="00D809E0" w:rsidP="00B86F92"/>
    <w:p w14:paraId="7AD0D870" w14:textId="1B376AC7" w:rsidR="00B86F92" w:rsidRDefault="00D809E0" w:rsidP="00B86F92">
      <w:pPr>
        <w:pStyle w:val="Heading2"/>
      </w:pPr>
      <w:r>
        <w:t>8.2</w:t>
      </w:r>
      <w:r w:rsidR="00B86F92">
        <w:t xml:space="preserve"> Project Limitations</w:t>
      </w:r>
    </w:p>
    <w:p w14:paraId="1348E7A8" w14:textId="77777777" w:rsidR="00B86F92" w:rsidRPr="00B86F92" w:rsidRDefault="00B86F92" w:rsidP="00B86F92"/>
    <w:p w14:paraId="48FD574A" w14:textId="249DC9A9" w:rsidR="00B86F92" w:rsidRDefault="00B86F92" w:rsidP="00B86F92">
      <w:pPr>
        <w:rPr>
          <w:rFonts w:eastAsiaTheme="majorEastAsia"/>
          <w:noProof/>
        </w:rPr>
      </w:pPr>
      <w:r>
        <w:t xml:space="preserve">In terms of project limitations, access to any form of iPhone emulator was not possible without the use of a Mac, meaning it was not possible to test the application on this platform, defeating the purpose of using a hybrid application development framework. </w:t>
      </w:r>
      <w:r w:rsidR="00EA6921">
        <w:t>The app suffered from poor portability when attempted to be used on a mac device, resulting in multiple issues</w:t>
      </w:r>
      <w:del w:id="452" w:author="Anna Lito Michala" w:date="2019-08-29T14:25:00Z">
        <w:r w:rsidR="00EA6921" w:rsidDel="00524C1E">
          <w:delText xml:space="preserve"> and highlighting its poor portability</w:delText>
        </w:r>
      </w:del>
      <w:r w:rsidR="00EA6921">
        <w:t>. The Xamarin framework is only recommended for those that have access to a Mac device as then it is truly a</w:t>
      </w:r>
      <w:del w:id="453" w:author="Anna Lito Michala" w:date="2019-08-29T14:26:00Z">
        <w:r w:rsidR="00EA6921" w:rsidDel="00524C1E">
          <w:delText>s</w:delText>
        </w:r>
      </w:del>
      <w:r w:rsidR="00EA6921">
        <w:t xml:space="preserve"> hybrid development framework, unlike its role in this thesis.</w:t>
      </w:r>
      <w:r>
        <w:br w:type="page"/>
      </w:r>
    </w:p>
    <w:p w14:paraId="21375981" w14:textId="1EFA1240" w:rsidR="00A74BC6" w:rsidRDefault="00B86F92" w:rsidP="00E317C0">
      <w:pPr>
        <w:pStyle w:val="Heading1"/>
      </w:pPr>
      <w:r>
        <w:lastRenderedPageBreak/>
        <w:t>9</w:t>
      </w:r>
      <w:r w:rsidR="00A74BC6">
        <w:t>.0 Conclusion</w:t>
      </w:r>
      <w:bookmarkEnd w:id="447"/>
    </w:p>
    <w:p w14:paraId="3E6C25AA" w14:textId="0617037C" w:rsidR="00D91458" w:rsidRDefault="00D91458" w:rsidP="00A74BC6"/>
    <w:p w14:paraId="3BED7241" w14:textId="71DF634E" w:rsidR="00C82BF0" w:rsidRDefault="00C82BF0" w:rsidP="00A74BC6">
      <w:r w:rsidRPr="00C82BF0">
        <w:t>This thesis aimed to develop a secure Raspberry Pi surveillance camera with smart phone app integration. After determining the biggest cyber security threats against IoT devices and using the literature available to develop strategies against said attacks, the results clearly show a secure system. It can safely be assumed that following the IoT security guidelines outlined by the IoT Security Foundation can result in a secure system.</w:t>
      </w:r>
    </w:p>
    <w:p w14:paraId="21F1A824" w14:textId="77777777" w:rsidR="00C82BF0" w:rsidRPr="00A74BC6" w:rsidRDefault="00C82BF0" w:rsidP="00A74BC6"/>
    <w:p w14:paraId="4360252E" w14:textId="05C70E51" w:rsidR="00A74BC6" w:rsidRDefault="00C82BF0" w:rsidP="00A74BC6">
      <w:pPr>
        <w:pStyle w:val="Heading2"/>
      </w:pPr>
      <w:bookmarkStart w:id="454" w:name="_Toc17899751"/>
      <w:r>
        <w:t>9.1</w:t>
      </w:r>
      <w:r w:rsidR="00A74BC6">
        <w:t xml:space="preserve"> Future Work</w:t>
      </w:r>
      <w:bookmarkEnd w:id="454"/>
    </w:p>
    <w:p w14:paraId="6D52E36D" w14:textId="267C5D69" w:rsidR="00D91458" w:rsidRDefault="00D91458" w:rsidP="00D91458"/>
    <w:p w14:paraId="0C18582B" w14:textId="1F3E89EB" w:rsidR="00D91458" w:rsidRDefault="00D91458" w:rsidP="00D91458">
      <w:r>
        <w:t xml:space="preserve">The results of the thesis clearly showed it is possible to develop a Raspberry Pi-based surveillance system with adequate security. The limited number of face recognition algorithms used in the experiment cannot accurately conclude the best algorithm for the Raspberry Pi board, though can suggest Histogram of Gradients being a more than suitable candidate for similar projects. </w:t>
      </w:r>
      <w:r w:rsidR="0036655B">
        <w:t xml:space="preserve">Due to time constraints on this thesis, the results of the accuracy of each algorithm cannot be truly determined, as the sample size of the data is far too small. </w:t>
      </w:r>
      <w:ins w:id="455" w:author="Anna Lito Michala" w:date="2019-08-29T14:27:00Z">
        <w:r w:rsidR="00524C1E">
          <w:t xml:space="preserve">To expand the work presented in this thesis a Web based broker would need to be added with extended security capabilities. Additionally further testing of the security of the system under DoS and MITM attacks would be required to prove the </w:t>
        </w:r>
      </w:ins>
      <w:ins w:id="456" w:author="Anna Lito Michala" w:date="2019-08-29T14:28:00Z">
        <w:r w:rsidR="00524C1E">
          <w:t xml:space="preserve">level of security offered by the proposed solution. </w:t>
        </w:r>
      </w:ins>
      <w:bookmarkStart w:id="457" w:name="_GoBack"/>
      <w:bookmarkEnd w:id="457"/>
    </w:p>
    <w:p w14:paraId="4BA25276" w14:textId="3669D39D" w:rsidR="0036655B" w:rsidRPr="0036655B" w:rsidRDefault="0036655B" w:rsidP="0036655B"/>
    <w:p w14:paraId="058A7123" w14:textId="1F24331D" w:rsidR="00CE18F6" w:rsidRPr="00FC1405" w:rsidRDefault="00B23BCB" w:rsidP="0036655B">
      <w:r>
        <w:br w:type="page"/>
      </w:r>
      <w:bookmarkStart w:id="458" w:name="_Toc11075232"/>
      <w:bookmarkStart w:id="459" w:name="_Toc11959313"/>
    </w:p>
    <w:p w14:paraId="2B22FA3F" w14:textId="331B7C44" w:rsidR="005A5914" w:rsidRPr="000C586D" w:rsidRDefault="00B832CC" w:rsidP="00E317C0">
      <w:pPr>
        <w:pStyle w:val="Heading1"/>
      </w:pPr>
      <w:bookmarkStart w:id="460" w:name="_Toc17899753"/>
      <w:r>
        <w:lastRenderedPageBreak/>
        <w:t>9</w:t>
      </w:r>
      <w:r w:rsidR="005A5914">
        <w:t xml:space="preserve">.0 </w:t>
      </w:r>
      <w:r w:rsidR="005A5914" w:rsidRPr="000C586D">
        <w:t>References</w:t>
      </w:r>
      <w:bookmarkEnd w:id="458"/>
      <w:bookmarkEnd w:id="459"/>
      <w:bookmarkEnd w:id="460"/>
    </w:p>
    <w:p w14:paraId="47996699" w14:textId="77777777" w:rsidR="00142DF6" w:rsidRDefault="00142DF6" w:rsidP="005A5914">
      <w:pPr>
        <w:tabs>
          <w:tab w:val="left" w:pos="1124"/>
        </w:tabs>
        <w:ind w:left="709" w:hanging="709"/>
        <w:rPr>
          <w:bCs/>
        </w:rPr>
      </w:pPr>
    </w:p>
    <w:p w14:paraId="3B2FF292" w14:textId="780BCDA0" w:rsidR="00142DF6" w:rsidRPr="00051816"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Fonts w:cs="Times New Roman"/>
          <w:color w:val="000000"/>
          <w:sz w:val="20"/>
          <w:szCs w:val="20"/>
          <w:shd w:val="clear" w:color="auto" w:fill="FFFFFF"/>
        </w:rPr>
        <w:t>Merriman, C. (2019). </w:t>
      </w:r>
      <w:r w:rsidRPr="00051816">
        <w:rPr>
          <w:rFonts w:cs="Times New Roman"/>
          <w:i/>
          <w:iCs/>
          <w:color w:val="000000"/>
          <w:sz w:val="20"/>
          <w:szCs w:val="20"/>
          <w:shd w:val="clear" w:color="auto" w:fill="FFFFFF"/>
        </w:rPr>
        <w:t>Google Cloud burst downs G Suite, Nest and Snapchat during 4-hour outage | The</w:t>
      </w:r>
      <w:r w:rsidR="00B73E92" w:rsidRPr="00051816">
        <w:rPr>
          <w:rFonts w:cs="Times New Roman"/>
          <w:i/>
          <w:iCs/>
          <w:color w:val="000000"/>
          <w:sz w:val="20"/>
          <w:szCs w:val="20"/>
          <w:shd w:val="clear" w:color="auto" w:fill="FFFFFF"/>
        </w:rPr>
        <w:t xml:space="preserve"> </w:t>
      </w:r>
      <w:r w:rsidRPr="00051816">
        <w:rPr>
          <w:rFonts w:cs="Times New Roman"/>
          <w:i/>
          <w:iCs/>
          <w:color w:val="000000"/>
          <w:sz w:val="20"/>
          <w:szCs w:val="20"/>
          <w:shd w:val="clear" w:color="auto" w:fill="FFFFFF"/>
        </w:rPr>
        <w:t>INQUIRER</w:t>
      </w:r>
      <w:r w:rsidRPr="00051816">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Pr="00051816" w:rsidRDefault="00142DF6" w:rsidP="00142DF6">
      <w:pPr>
        <w:pStyle w:val="ListParagraph"/>
        <w:tabs>
          <w:tab w:val="left" w:pos="1124"/>
        </w:tabs>
        <w:ind w:left="360"/>
        <w:jc w:val="left"/>
        <w:rPr>
          <w:rFonts w:cs="Times New Roman"/>
          <w:sz w:val="20"/>
          <w:szCs w:val="20"/>
        </w:rPr>
      </w:pPr>
    </w:p>
    <w:p w14:paraId="4DBEB64B" w14:textId="5B6CC69A" w:rsidR="005A5914" w:rsidRPr="00051816" w:rsidRDefault="005A5914" w:rsidP="003371F2">
      <w:pPr>
        <w:pStyle w:val="ListParagraph"/>
        <w:numPr>
          <w:ilvl w:val="0"/>
          <w:numId w:val="3"/>
        </w:numPr>
        <w:tabs>
          <w:tab w:val="left" w:pos="1124"/>
        </w:tabs>
        <w:ind w:left="360"/>
        <w:jc w:val="left"/>
        <w:rPr>
          <w:rFonts w:cs="Times New Roman"/>
          <w:sz w:val="20"/>
          <w:szCs w:val="20"/>
        </w:rPr>
      </w:pPr>
      <w:r w:rsidRPr="00051816">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051816" w:rsidRDefault="005A5914" w:rsidP="003371F2">
      <w:pPr>
        <w:tabs>
          <w:tab w:val="left" w:pos="1124"/>
        </w:tabs>
        <w:ind w:left="349" w:hanging="709"/>
        <w:jc w:val="left"/>
        <w:rPr>
          <w:rFonts w:cs="Times New Roman"/>
          <w:bCs/>
          <w:sz w:val="20"/>
          <w:szCs w:val="20"/>
        </w:rPr>
      </w:pPr>
    </w:p>
    <w:p w14:paraId="2843F3EF" w14:textId="77777777" w:rsidR="005A5914" w:rsidRPr="00051816"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Fonts w:cs="Times New Roman"/>
          <w:color w:val="000000"/>
          <w:sz w:val="20"/>
          <w:szCs w:val="20"/>
          <w:shd w:val="clear" w:color="auto" w:fill="FFFFFF"/>
        </w:rPr>
        <w:t>Ashford, W. (2019). </w:t>
      </w:r>
      <w:r w:rsidRPr="00051816">
        <w:rPr>
          <w:rFonts w:cs="Times New Roman"/>
          <w:i/>
          <w:iCs/>
          <w:color w:val="000000"/>
          <w:sz w:val="20"/>
          <w:szCs w:val="20"/>
          <w:shd w:val="clear" w:color="auto" w:fill="FFFFFF"/>
        </w:rPr>
        <w:t>UK gears up for new laws on IoT security</w:t>
      </w:r>
      <w:r w:rsidRPr="00051816">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051816"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Aziz, T. and </w:t>
      </w:r>
      <w:proofErr w:type="spellStart"/>
      <w:r w:rsidRPr="00051816">
        <w:rPr>
          <w:rStyle w:val="selectable"/>
          <w:rFonts w:cs="Times New Roman"/>
          <w:color w:val="000000"/>
          <w:sz w:val="20"/>
          <w:szCs w:val="20"/>
        </w:rPr>
        <w:t>Haq</w:t>
      </w:r>
      <w:proofErr w:type="spellEnd"/>
      <w:r w:rsidRPr="00051816">
        <w:rPr>
          <w:rStyle w:val="selectable"/>
          <w:rFonts w:cs="Times New Roman"/>
          <w:color w:val="000000"/>
          <w:sz w:val="20"/>
          <w:szCs w:val="20"/>
        </w:rPr>
        <w:t xml:space="preserve">, E. (2018). Security Challenges Facing IoT Layers and its Protective Measures. </w:t>
      </w:r>
      <w:r w:rsidRPr="00051816">
        <w:rPr>
          <w:rStyle w:val="selectable"/>
          <w:rFonts w:cs="Times New Roman"/>
          <w:i/>
          <w:iCs/>
          <w:color w:val="000000"/>
          <w:sz w:val="20"/>
          <w:szCs w:val="20"/>
        </w:rPr>
        <w:t>International Journal of Computer Applications</w:t>
      </w:r>
      <w:r w:rsidRPr="00051816">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051816"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051816"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Style w:val="selectable"/>
          <w:rFonts w:cs="Times New Roman"/>
          <w:color w:val="000000"/>
          <w:sz w:val="20"/>
          <w:szCs w:val="20"/>
        </w:rPr>
        <w:t xml:space="preserve">Prabhakar, S. (2017). </w:t>
      </w:r>
      <w:r w:rsidR="00484726" w:rsidRPr="00051816">
        <w:rPr>
          <w:rStyle w:val="selectable"/>
          <w:rFonts w:cs="Times New Roman"/>
          <w:color w:val="000000"/>
          <w:sz w:val="20"/>
          <w:szCs w:val="20"/>
        </w:rPr>
        <w:t>Network</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Security</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in</w:t>
      </w:r>
      <w:r w:rsidRPr="00051816">
        <w:rPr>
          <w:rStyle w:val="selectable"/>
          <w:rFonts w:cs="Times New Roman"/>
          <w:color w:val="000000"/>
          <w:sz w:val="20"/>
          <w:szCs w:val="20"/>
        </w:rPr>
        <w:t xml:space="preserve"> </w:t>
      </w:r>
      <w:r w:rsidR="003F0031" w:rsidRPr="00051816">
        <w:rPr>
          <w:rStyle w:val="selectable"/>
          <w:rFonts w:cs="Times New Roman"/>
          <w:color w:val="000000"/>
          <w:sz w:val="20"/>
          <w:szCs w:val="20"/>
        </w:rPr>
        <w:t>Digitization</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Attacks</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and</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Defence</w:t>
      </w:r>
      <w:r w:rsidRPr="00051816">
        <w:rPr>
          <w:rStyle w:val="selectable"/>
          <w:rFonts w:cs="Times New Roman"/>
          <w:color w:val="000000"/>
          <w:sz w:val="20"/>
          <w:szCs w:val="20"/>
        </w:rPr>
        <w:t xml:space="preserve">. </w:t>
      </w:r>
      <w:r w:rsidR="00484726" w:rsidRPr="00051816">
        <w:rPr>
          <w:rStyle w:val="selectable"/>
          <w:rFonts w:cs="Times New Roman"/>
          <w:i/>
          <w:iCs/>
          <w:color w:val="000000"/>
          <w:sz w:val="20"/>
          <w:szCs w:val="20"/>
        </w:rPr>
        <w:t>International</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Journal</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of</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Research in Computer</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Applications and</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Robotics,</w:t>
      </w:r>
      <w:r w:rsidRPr="00051816">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051816" w:rsidRDefault="005A5914" w:rsidP="003371F2">
      <w:pPr>
        <w:tabs>
          <w:tab w:val="left" w:pos="1124"/>
        </w:tabs>
        <w:ind w:left="349" w:hanging="709"/>
        <w:jc w:val="left"/>
        <w:rPr>
          <w:rFonts w:cs="Times New Roman"/>
          <w:bCs/>
          <w:sz w:val="20"/>
          <w:szCs w:val="20"/>
        </w:rPr>
      </w:pPr>
    </w:p>
    <w:p w14:paraId="7D9F62D3"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Conti, M., </w:t>
      </w:r>
      <w:proofErr w:type="spellStart"/>
      <w:r w:rsidRPr="00051816">
        <w:rPr>
          <w:rStyle w:val="selectable"/>
          <w:rFonts w:cs="Times New Roman"/>
          <w:color w:val="000000"/>
          <w:sz w:val="20"/>
          <w:szCs w:val="20"/>
        </w:rPr>
        <w:t>Dragoni</w:t>
      </w:r>
      <w:proofErr w:type="spellEnd"/>
      <w:r w:rsidRPr="00051816">
        <w:rPr>
          <w:rStyle w:val="selectable"/>
          <w:rFonts w:cs="Times New Roman"/>
          <w:color w:val="000000"/>
          <w:sz w:val="20"/>
          <w:szCs w:val="20"/>
        </w:rPr>
        <w:t xml:space="preserve">, N. and </w:t>
      </w:r>
      <w:proofErr w:type="spellStart"/>
      <w:r w:rsidRPr="00051816">
        <w:rPr>
          <w:rStyle w:val="selectable"/>
          <w:rFonts w:cs="Times New Roman"/>
          <w:color w:val="000000"/>
          <w:sz w:val="20"/>
          <w:szCs w:val="20"/>
        </w:rPr>
        <w:t>Lesyk</w:t>
      </w:r>
      <w:proofErr w:type="spellEnd"/>
      <w:r w:rsidRPr="00051816">
        <w:rPr>
          <w:rStyle w:val="selectable"/>
          <w:rFonts w:cs="Times New Roman"/>
          <w:color w:val="000000"/>
          <w:sz w:val="20"/>
          <w:szCs w:val="20"/>
        </w:rPr>
        <w:t xml:space="preserve">, V. (2016). A Survey of Man </w:t>
      </w:r>
      <w:r w:rsidR="003F0031" w:rsidRPr="00051816">
        <w:rPr>
          <w:rStyle w:val="selectable"/>
          <w:rFonts w:cs="Times New Roman"/>
          <w:color w:val="000000"/>
          <w:sz w:val="20"/>
          <w:szCs w:val="20"/>
        </w:rPr>
        <w:t>in</w:t>
      </w:r>
      <w:r w:rsidRPr="00051816">
        <w:rPr>
          <w:rStyle w:val="selectable"/>
          <w:rFonts w:cs="Times New Roman"/>
          <w:color w:val="000000"/>
          <w:sz w:val="20"/>
          <w:szCs w:val="20"/>
        </w:rPr>
        <w:t xml:space="preserve"> The Middle Attacks. </w:t>
      </w:r>
      <w:r w:rsidRPr="00051816">
        <w:rPr>
          <w:rStyle w:val="selectable"/>
          <w:rFonts w:cs="Times New Roman"/>
          <w:i/>
          <w:iCs/>
          <w:color w:val="000000"/>
          <w:sz w:val="20"/>
          <w:szCs w:val="20"/>
        </w:rPr>
        <w:t>IEEE Communications Surveys &amp; Tutorials</w:t>
      </w:r>
      <w:r w:rsidRPr="00051816">
        <w:rPr>
          <w:rStyle w:val="selectable"/>
          <w:rFonts w:cs="Times New Roman"/>
          <w:color w:val="000000"/>
          <w:sz w:val="20"/>
          <w:szCs w:val="20"/>
        </w:rPr>
        <w:t>, [online] 18(3), pp.2027-2051. Available at: https://ieeexplore.ieee.org/document/7442758 [Accessed 9 Jun. 2019].</w:t>
      </w:r>
    </w:p>
    <w:p w14:paraId="669F387A" w14:textId="77777777" w:rsidR="005A5914" w:rsidRPr="00051816"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Fonts w:cs="Times New Roman"/>
          <w:color w:val="000000"/>
          <w:sz w:val="20"/>
          <w:szCs w:val="20"/>
        </w:rPr>
        <w:t xml:space="preserve">Burhan, M., Rehman, R., Khan, B. and Kim, B. (2018). IoT Elements, Layered Architectures and Security Issues: A Comprehensive Survey. </w:t>
      </w:r>
      <w:r w:rsidRPr="00051816">
        <w:rPr>
          <w:rFonts w:cs="Times New Roman"/>
          <w:i/>
          <w:iCs/>
          <w:color w:val="000000"/>
          <w:sz w:val="20"/>
          <w:szCs w:val="20"/>
        </w:rPr>
        <w:t>Sensors</w:t>
      </w:r>
      <w:r w:rsidRPr="00051816">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051816" w:rsidRDefault="005A5914" w:rsidP="003371F2">
      <w:pPr>
        <w:tabs>
          <w:tab w:val="left" w:pos="1124"/>
        </w:tabs>
        <w:ind w:left="349" w:hanging="709"/>
        <w:jc w:val="left"/>
        <w:rPr>
          <w:rFonts w:cs="Times New Roman"/>
          <w:bCs/>
          <w:sz w:val="20"/>
          <w:szCs w:val="20"/>
        </w:rPr>
      </w:pPr>
    </w:p>
    <w:p w14:paraId="2844B2A6" w14:textId="77777777" w:rsidR="005A5914" w:rsidRPr="00051816" w:rsidRDefault="005A5914" w:rsidP="003371F2">
      <w:pPr>
        <w:pStyle w:val="ListParagraph"/>
        <w:numPr>
          <w:ilvl w:val="0"/>
          <w:numId w:val="3"/>
        </w:numPr>
        <w:ind w:left="360"/>
        <w:jc w:val="left"/>
        <w:rPr>
          <w:rFonts w:cs="Times New Roman"/>
          <w:bCs/>
          <w:sz w:val="20"/>
          <w:szCs w:val="20"/>
        </w:rPr>
      </w:pPr>
      <w:r w:rsidRPr="00051816">
        <w:rPr>
          <w:rStyle w:val="selectable"/>
          <w:rFonts w:cs="Times New Roman"/>
          <w:color w:val="000000"/>
          <w:sz w:val="20"/>
          <w:szCs w:val="20"/>
        </w:rPr>
        <w:t xml:space="preserve">Noble, F. (2016). Comparison of OpenCV's feature detectors and feature matchers. </w:t>
      </w:r>
      <w:r w:rsidRPr="00051816">
        <w:rPr>
          <w:rStyle w:val="selectable"/>
          <w:rFonts w:cs="Times New Roman"/>
          <w:i/>
          <w:iCs/>
          <w:color w:val="000000"/>
          <w:sz w:val="20"/>
          <w:szCs w:val="20"/>
        </w:rPr>
        <w:t>2016 23rd International Conference on Mechatronics and Machine Vision in Practice (M2VIP)</w:t>
      </w:r>
      <w:r w:rsidRPr="00051816">
        <w:rPr>
          <w:rStyle w:val="selectable"/>
          <w:rFonts w:cs="Times New Roman"/>
          <w:color w:val="000000"/>
          <w:sz w:val="20"/>
          <w:szCs w:val="20"/>
        </w:rPr>
        <w:t>. [online] Available at: https://ieeexplore.ieee.org/document/7827292 [Accessed 26 May 2019].</w:t>
      </w:r>
    </w:p>
    <w:p w14:paraId="6E86420D" w14:textId="77777777" w:rsidR="005A5914" w:rsidRPr="00051816" w:rsidRDefault="005A5914" w:rsidP="003371F2">
      <w:pPr>
        <w:jc w:val="left"/>
        <w:rPr>
          <w:rFonts w:cs="Times New Roman"/>
          <w:sz w:val="20"/>
          <w:szCs w:val="20"/>
        </w:rPr>
      </w:pPr>
    </w:p>
    <w:p w14:paraId="2FA0D776" w14:textId="77777777" w:rsidR="005A5914" w:rsidRPr="00051816" w:rsidRDefault="005A5914" w:rsidP="003371F2">
      <w:pPr>
        <w:pStyle w:val="ListParagraph"/>
        <w:numPr>
          <w:ilvl w:val="0"/>
          <w:numId w:val="3"/>
        </w:numPr>
        <w:ind w:left="360"/>
        <w:jc w:val="left"/>
        <w:rPr>
          <w:rFonts w:cs="Times New Roman"/>
          <w:sz w:val="20"/>
          <w:szCs w:val="20"/>
        </w:rPr>
      </w:pPr>
      <w:proofErr w:type="spellStart"/>
      <w:r w:rsidRPr="00051816">
        <w:rPr>
          <w:rStyle w:val="selectable"/>
          <w:rFonts w:cs="Times New Roman"/>
          <w:color w:val="000000"/>
          <w:sz w:val="20"/>
          <w:szCs w:val="20"/>
        </w:rPr>
        <w:t>Diachok</w:t>
      </w:r>
      <w:proofErr w:type="spellEnd"/>
      <w:r w:rsidRPr="00051816">
        <w:rPr>
          <w:rStyle w:val="selectable"/>
          <w:rFonts w:cs="Times New Roman"/>
          <w:color w:val="000000"/>
          <w:sz w:val="20"/>
          <w:szCs w:val="20"/>
        </w:rPr>
        <w:t xml:space="preserve">, R., </w:t>
      </w:r>
      <w:proofErr w:type="spellStart"/>
      <w:r w:rsidRPr="00051816">
        <w:rPr>
          <w:rStyle w:val="selectable"/>
          <w:rFonts w:cs="Times New Roman"/>
          <w:color w:val="000000"/>
          <w:sz w:val="20"/>
          <w:szCs w:val="20"/>
        </w:rPr>
        <w:t>Dunets</w:t>
      </w:r>
      <w:proofErr w:type="spellEnd"/>
      <w:r w:rsidRPr="00051816">
        <w:rPr>
          <w:rStyle w:val="selectable"/>
          <w:rFonts w:cs="Times New Roman"/>
          <w:color w:val="000000"/>
          <w:sz w:val="20"/>
          <w:szCs w:val="20"/>
        </w:rPr>
        <w:t xml:space="preserve">, R. and </w:t>
      </w:r>
      <w:proofErr w:type="spellStart"/>
      <w:r w:rsidRPr="00051816">
        <w:rPr>
          <w:rStyle w:val="selectable"/>
          <w:rFonts w:cs="Times New Roman"/>
          <w:color w:val="000000"/>
          <w:sz w:val="20"/>
          <w:szCs w:val="20"/>
        </w:rPr>
        <w:t>Klym</w:t>
      </w:r>
      <w:proofErr w:type="spellEnd"/>
      <w:r w:rsidRPr="00051816">
        <w:rPr>
          <w:rStyle w:val="selectable"/>
          <w:rFonts w:cs="Times New Roman"/>
          <w:color w:val="000000"/>
          <w:sz w:val="20"/>
          <w:szCs w:val="20"/>
        </w:rPr>
        <w:t xml:space="preserve">, H. (2018). System of detection and scanning bar codes from Raspberry Pi web camera. </w:t>
      </w:r>
      <w:r w:rsidRPr="00051816">
        <w:rPr>
          <w:rStyle w:val="selectable"/>
          <w:rFonts w:cs="Times New Roman"/>
          <w:i/>
          <w:iCs/>
          <w:color w:val="000000"/>
          <w:sz w:val="20"/>
          <w:szCs w:val="20"/>
        </w:rPr>
        <w:t>2018 IEEE 9th International Conference on Dependable Systems, Services and Technologies (DESSERT)</w:t>
      </w:r>
      <w:r w:rsidRPr="00051816">
        <w:rPr>
          <w:rStyle w:val="selectable"/>
          <w:rFonts w:cs="Times New Roman"/>
          <w:color w:val="000000"/>
          <w:sz w:val="20"/>
          <w:szCs w:val="20"/>
        </w:rPr>
        <w:t>. [online] Available at: https://ieeexplore.ieee.org/document/8409124 [Accessed 26 May 2019].</w:t>
      </w:r>
    </w:p>
    <w:p w14:paraId="487686EF" w14:textId="77777777" w:rsidR="005A5914" w:rsidRPr="00051816" w:rsidRDefault="005A5914" w:rsidP="003371F2">
      <w:pPr>
        <w:tabs>
          <w:tab w:val="left" w:pos="8127"/>
        </w:tabs>
        <w:ind w:firstLine="7995"/>
        <w:jc w:val="left"/>
        <w:rPr>
          <w:rFonts w:cs="Times New Roman"/>
          <w:sz w:val="20"/>
          <w:szCs w:val="20"/>
        </w:rPr>
      </w:pPr>
    </w:p>
    <w:p w14:paraId="06235A17" w14:textId="77777777" w:rsidR="005A5914" w:rsidRPr="00051816" w:rsidRDefault="005A5914"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Abdalla, G. and </w:t>
      </w:r>
      <w:proofErr w:type="spellStart"/>
      <w:r w:rsidRPr="00051816">
        <w:rPr>
          <w:rStyle w:val="selectable"/>
          <w:rFonts w:cs="Times New Roman"/>
          <w:color w:val="000000"/>
          <w:sz w:val="20"/>
          <w:szCs w:val="20"/>
        </w:rPr>
        <w:t>Veeramanikandasamy</w:t>
      </w:r>
      <w:proofErr w:type="spellEnd"/>
      <w:r w:rsidRPr="00051816">
        <w:rPr>
          <w:rStyle w:val="selectable"/>
          <w:rFonts w:cs="Times New Roman"/>
          <w:color w:val="000000"/>
          <w:sz w:val="20"/>
          <w:szCs w:val="20"/>
        </w:rPr>
        <w:t xml:space="preserve">, T. (2017). Implementation of spy robot for a surveillance system using Internet protocol of Raspberry Pi. </w:t>
      </w:r>
      <w:r w:rsidRPr="00051816">
        <w:rPr>
          <w:rStyle w:val="selectable"/>
          <w:rFonts w:cs="Times New Roman"/>
          <w:i/>
          <w:iCs/>
          <w:color w:val="000000"/>
          <w:sz w:val="20"/>
          <w:szCs w:val="20"/>
        </w:rPr>
        <w:t>2017 2nd IEEE International Conference on Recent Trends in Electronics, Information &amp; Communication Technology (RTEICT)</w:t>
      </w:r>
      <w:r w:rsidRPr="00051816">
        <w:rPr>
          <w:rStyle w:val="selectable"/>
          <w:rFonts w:cs="Times New Roman"/>
          <w:color w:val="000000"/>
          <w:sz w:val="20"/>
          <w:szCs w:val="20"/>
        </w:rPr>
        <w:t>. [online] Available at: https://ieeexplore.ieee.org/document/8256563 [Accessed 26 May 2019].</w:t>
      </w:r>
    </w:p>
    <w:p w14:paraId="1543E0FA" w14:textId="77777777" w:rsidR="005A5914" w:rsidRPr="00051816" w:rsidRDefault="005A5914" w:rsidP="003371F2">
      <w:pPr>
        <w:pStyle w:val="ListParagraph"/>
        <w:jc w:val="left"/>
        <w:rPr>
          <w:rFonts w:cs="Times New Roman"/>
          <w:color w:val="000000"/>
          <w:sz w:val="20"/>
          <w:szCs w:val="20"/>
        </w:rPr>
      </w:pPr>
    </w:p>
    <w:p w14:paraId="681A8845"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rPr>
        <w:t>Alam</w:t>
      </w:r>
      <w:proofErr w:type="spellEnd"/>
      <w:r w:rsidRPr="00051816">
        <w:rPr>
          <w:rFonts w:cs="Times New Roman"/>
          <w:color w:val="000000"/>
          <w:sz w:val="20"/>
          <w:szCs w:val="20"/>
        </w:rPr>
        <w:t xml:space="preserve">, M., </w:t>
      </w:r>
      <w:proofErr w:type="spellStart"/>
      <w:r w:rsidRPr="00051816">
        <w:rPr>
          <w:rFonts w:cs="Times New Roman"/>
          <w:color w:val="000000"/>
          <w:sz w:val="20"/>
          <w:szCs w:val="20"/>
        </w:rPr>
        <w:t>Reaz</w:t>
      </w:r>
      <w:proofErr w:type="spellEnd"/>
      <w:r w:rsidRPr="00051816">
        <w:rPr>
          <w:rFonts w:cs="Times New Roman"/>
          <w:color w:val="000000"/>
          <w:sz w:val="20"/>
          <w:szCs w:val="20"/>
        </w:rPr>
        <w:t xml:space="preserve">, M. and Ali, M. (2012). A Review of Smart Homes—Past, Present, and Future. </w:t>
      </w:r>
      <w:r w:rsidRPr="00051816">
        <w:rPr>
          <w:rFonts w:cs="Times New Roman"/>
          <w:i/>
          <w:iCs/>
          <w:color w:val="000000"/>
          <w:sz w:val="20"/>
          <w:szCs w:val="20"/>
        </w:rPr>
        <w:t>IEEE Transactions on Systems, Man, and Cybernetics, Part C (Applications and Reviews)</w:t>
      </w:r>
      <w:r w:rsidRPr="00051816">
        <w:rPr>
          <w:rFonts w:cs="Times New Roman"/>
          <w:color w:val="000000"/>
          <w:sz w:val="20"/>
          <w:szCs w:val="20"/>
        </w:rPr>
        <w:t>, [online] 42(6), pp.1190-1203. Available at: https://ieeexplore.ieee.org/document/6177682 [Accessed 9 Jun. 2019].</w:t>
      </w:r>
    </w:p>
    <w:p w14:paraId="5CEABAC6" w14:textId="77777777" w:rsidR="005A5914" w:rsidRPr="00051816" w:rsidRDefault="005A5914" w:rsidP="003371F2">
      <w:pPr>
        <w:pStyle w:val="ListParagraph"/>
        <w:jc w:val="left"/>
        <w:rPr>
          <w:rFonts w:cs="Times New Roman"/>
          <w:color w:val="000000"/>
          <w:sz w:val="20"/>
          <w:szCs w:val="20"/>
        </w:rPr>
      </w:pPr>
    </w:p>
    <w:p w14:paraId="340C1380"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Manoharan, R. and Chandrakala, S. (2015). Android OpenCV based effective driver fatigue and distraction monitoring system. </w:t>
      </w:r>
      <w:r w:rsidRPr="00051816">
        <w:rPr>
          <w:rFonts w:cs="Times New Roman"/>
          <w:i/>
          <w:iCs/>
          <w:color w:val="000000"/>
          <w:sz w:val="20"/>
          <w:szCs w:val="20"/>
          <w:shd w:val="clear" w:color="auto" w:fill="FFFFFF"/>
        </w:rPr>
        <w:t>2015 International Conference on Computing and Communications Technologies (ICCCT)</w:t>
      </w:r>
      <w:r w:rsidRPr="00051816">
        <w:rPr>
          <w:rFonts w:cs="Times New Roman"/>
          <w:color w:val="000000"/>
          <w:sz w:val="20"/>
          <w:szCs w:val="20"/>
          <w:shd w:val="clear" w:color="auto" w:fill="FFFFFF"/>
        </w:rPr>
        <w:t>. [online] Available at: https://ieeexplore.ieee.org/document/7292757 [Accessed 10 Jun. 2019].</w:t>
      </w:r>
    </w:p>
    <w:p w14:paraId="4E54D99C"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Rastovich</w:t>
      </w:r>
      <w:proofErr w:type="spellEnd"/>
      <w:r w:rsidRPr="00051816">
        <w:rPr>
          <w:rFonts w:cs="Times New Roman"/>
          <w:color w:val="000000"/>
          <w:sz w:val="20"/>
          <w:szCs w:val="20"/>
          <w:shd w:val="clear" w:color="auto" w:fill="FFFFFF"/>
        </w:rPr>
        <w:t>, R. (2015). </w:t>
      </w:r>
      <w:r w:rsidRPr="00051816">
        <w:rPr>
          <w:rFonts w:cs="Times New Roman"/>
          <w:i/>
          <w:iCs/>
          <w:color w:val="000000"/>
          <w:sz w:val="20"/>
          <w:szCs w:val="20"/>
          <w:shd w:val="clear" w:color="auto" w:fill="FFFFFF"/>
        </w:rPr>
        <w:t xml:space="preserve">Why the MQTT Protocol is Ideal for the Internet of Things – </w:t>
      </w:r>
      <w:proofErr w:type="spellStart"/>
      <w:r w:rsidRPr="00051816">
        <w:rPr>
          <w:rFonts w:cs="Times New Roman"/>
          <w:i/>
          <w:iCs/>
          <w:color w:val="000000"/>
          <w:sz w:val="20"/>
          <w:szCs w:val="20"/>
          <w:shd w:val="clear" w:color="auto" w:fill="FFFFFF"/>
        </w:rPr>
        <w:t>ThingLogix</w:t>
      </w:r>
      <w:proofErr w:type="spellEnd"/>
      <w:r w:rsidRPr="00051816">
        <w:rPr>
          <w:rFonts w:cs="Times New Roman"/>
          <w:i/>
          <w:iCs/>
          <w:color w:val="000000"/>
          <w:sz w:val="20"/>
          <w:szCs w:val="20"/>
          <w:shd w:val="clear" w:color="auto" w:fill="FFFFFF"/>
        </w:rPr>
        <w:t>, Inc</w:t>
      </w:r>
      <w:r w:rsidRPr="00051816">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051816" w:rsidRDefault="009D28F6" w:rsidP="003371F2">
      <w:pPr>
        <w:pStyle w:val="ListParagraph"/>
        <w:jc w:val="left"/>
        <w:rPr>
          <w:rFonts w:cs="Times New Roman"/>
          <w:color w:val="000000"/>
          <w:sz w:val="20"/>
          <w:szCs w:val="20"/>
        </w:rPr>
      </w:pPr>
    </w:p>
    <w:p w14:paraId="645CBEE3" w14:textId="77777777" w:rsidR="009D28F6" w:rsidRPr="00051816" w:rsidRDefault="009D28F6"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Liang, L., Zheng, K., Sheng, Q. and Huang, X. (2016). A Denial of Service Attack Method for an IoT System. </w:t>
      </w:r>
      <w:r w:rsidRPr="00051816">
        <w:rPr>
          <w:rFonts w:cs="Times New Roman"/>
          <w:i/>
          <w:iCs/>
          <w:color w:val="000000"/>
          <w:sz w:val="20"/>
          <w:szCs w:val="20"/>
          <w:shd w:val="clear" w:color="auto" w:fill="FFFFFF"/>
        </w:rPr>
        <w:t>2016 8th International Conference on Information Technology in Medicine and Education (ITME)</w:t>
      </w:r>
      <w:r w:rsidRPr="00051816">
        <w:rPr>
          <w:rFonts w:cs="Times New Roman"/>
          <w:color w:val="000000"/>
          <w:sz w:val="20"/>
          <w:szCs w:val="20"/>
          <w:shd w:val="clear" w:color="auto" w:fill="FFFFFF"/>
        </w:rPr>
        <w:t>. [online] Available at: https://ieeexplore.ieee.org/document/7976501 [Accessed 12 Jun. 2019].</w:t>
      </w:r>
    </w:p>
    <w:p w14:paraId="5514057F" w14:textId="77777777" w:rsidR="00E43F2E" w:rsidRPr="00051816" w:rsidRDefault="00E43F2E" w:rsidP="003371F2">
      <w:pPr>
        <w:pStyle w:val="ListParagraph"/>
        <w:jc w:val="left"/>
        <w:rPr>
          <w:rFonts w:cs="Times New Roman"/>
          <w:color w:val="000000"/>
          <w:sz w:val="20"/>
          <w:szCs w:val="20"/>
        </w:rPr>
      </w:pPr>
    </w:p>
    <w:p w14:paraId="7C23BCB7" w14:textId="77777777" w:rsidR="00E43F2E" w:rsidRPr="00051816" w:rsidRDefault="00E43F2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Ssh.com. (2019). </w:t>
      </w:r>
      <w:r w:rsidRPr="00051816">
        <w:rPr>
          <w:rFonts w:cs="Times New Roman"/>
          <w:i/>
          <w:iCs/>
          <w:color w:val="000000"/>
          <w:sz w:val="20"/>
          <w:szCs w:val="20"/>
          <w:shd w:val="clear" w:color="auto" w:fill="FFFFFF"/>
        </w:rPr>
        <w:t>SSH Protocol – Secure Remote Login and File Transfer | SSH.COM</w:t>
      </w:r>
      <w:r w:rsidRPr="00051816">
        <w:rPr>
          <w:rFonts w:cs="Times New Roman"/>
          <w:color w:val="000000"/>
          <w:sz w:val="20"/>
          <w:szCs w:val="20"/>
          <w:shd w:val="clear" w:color="auto" w:fill="FFFFFF"/>
        </w:rPr>
        <w:t>. [online] Available at: https://www.ssh.com/ssh/protocol/#sec-How-to-Cite-SSH [Accessed 13 Jun. 2019].</w:t>
      </w:r>
    </w:p>
    <w:p w14:paraId="020BA1AF" w14:textId="77777777" w:rsidR="00E43F2E" w:rsidRPr="00051816" w:rsidRDefault="00E43F2E" w:rsidP="003371F2">
      <w:pPr>
        <w:pStyle w:val="ListParagraph"/>
        <w:jc w:val="left"/>
        <w:rPr>
          <w:rFonts w:cs="Times New Roman"/>
          <w:color w:val="000000"/>
          <w:sz w:val="20"/>
          <w:szCs w:val="20"/>
        </w:rPr>
      </w:pPr>
    </w:p>
    <w:p w14:paraId="13466AF4" w14:textId="77777777" w:rsidR="00E43F2E" w:rsidRPr="00051816"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Ylonen</w:t>
      </w:r>
      <w:proofErr w:type="spellEnd"/>
      <w:r w:rsidRPr="00051816">
        <w:rPr>
          <w:rFonts w:cs="Times New Roman"/>
          <w:color w:val="000000"/>
          <w:sz w:val="20"/>
          <w:szCs w:val="20"/>
          <w:shd w:val="clear" w:color="auto" w:fill="FFFFFF"/>
        </w:rPr>
        <w:t>, T. (1996). SSH - Secure Login Connections over the Internet. </w:t>
      </w:r>
      <w:r w:rsidRPr="00051816">
        <w:rPr>
          <w:rFonts w:cs="Times New Roman"/>
          <w:i/>
          <w:iCs/>
          <w:color w:val="000000"/>
          <w:sz w:val="20"/>
          <w:szCs w:val="20"/>
          <w:shd w:val="clear" w:color="auto" w:fill="FFFFFF"/>
        </w:rPr>
        <w:t>Proceedings of the 6th USENIX Security Symposium</w:t>
      </w:r>
      <w:r w:rsidRPr="00051816">
        <w:rPr>
          <w:rFonts w:cs="Times New Roman"/>
          <w:color w:val="000000"/>
          <w:sz w:val="20"/>
          <w:szCs w:val="20"/>
          <w:shd w:val="clear" w:color="auto" w:fill="FFFFFF"/>
        </w:rPr>
        <w:t>, pp.37-42.</w:t>
      </w:r>
    </w:p>
    <w:p w14:paraId="0F81C4D9" w14:textId="77777777" w:rsidR="007472E0" w:rsidRPr="00051816" w:rsidRDefault="007472E0" w:rsidP="003371F2">
      <w:pPr>
        <w:pStyle w:val="ListParagraph"/>
        <w:jc w:val="left"/>
        <w:rPr>
          <w:rFonts w:cs="Times New Roman"/>
          <w:color w:val="000000"/>
          <w:sz w:val="20"/>
          <w:szCs w:val="20"/>
        </w:rPr>
      </w:pPr>
    </w:p>
    <w:p w14:paraId="006977C7" w14:textId="77777777" w:rsidR="007472E0" w:rsidRPr="00051816" w:rsidRDefault="007472E0"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Abo-Soliman, M. and </w:t>
      </w:r>
      <w:proofErr w:type="spellStart"/>
      <w:r w:rsidRPr="00051816">
        <w:rPr>
          <w:rFonts w:cs="Times New Roman"/>
          <w:color w:val="000000"/>
          <w:sz w:val="20"/>
          <w:szCs w:val="20"/>
          <w:shd w:val="clear" w:color="auto" w:fill="FFFFFF"/>
        </w:rPr>
        <w:t>Azer</w:t>
      </w:r>
      <w:proofErr w:type="spellEnd"/>
      <w:r w:rsidRPr="00051816">
        <w:rPr>
          <w:rFonts w:cs="Times New Roman"/>
          <w:color w:val="000000"/>
          <w:sz w:val="20"/>
          <w:szCs w:val="20"/>
          <w:shd w:val="clear" w:color="auto" w:fill="FFFFFF"/>
        </w:rPr>
        <w:t>, M. (2017). A study in WPA2 enterprise recent attacks. </w:t>
      </w:r>
      <w:r w:rsidRPr="00051816">
        <w:rPr>
          <w:rFonts w:cs="Times New Roman"/>
          <w:i/>
          <w:iCs/>
          <w:color w:val="000000"/>
          <w:sz w:val="20"/>
          <w:szCs w:val="20"/>
          <w:shd w:val="clear" w:color="auto" w:fill="FFFFFF"/>
        </w:rPr>
        <w:t>2017 13th International Computer Engineering Conference (ICENCO)</w:t>
      </w:r>
      <w:r w:rsidRPr="00051816">
        <w:rPr>
          <w:rFonts w:cs="Times New Roman"/>
          <w:color w:val="000000"/>
          <w:sz w:val="20"/>
          <w:szCs w:val="20"/>
          <w:shd w:val="clear" w:color="auto" w:fill="FFFFFF"/>
        </w:rPr>
        <w:t>. [online] Available at: https://ieeexplore.ieee.org/document/8289808 [Accessed 13 Jun. 2019].</w:t>
      </w:r>
    </w:p>
    <w:p w14:paraId="6924B095" w14:textId="77777777" w:rsidR="00295224" w:rsidRPr="00051816" w:rsidRDefault="00295224" w:rsidP="003371F2">
      <w:pPr>
        <w:pStyle w:val="ListParagraph"/>
        <w:jc w:val="left"/>
        <w:rPr>
          <w:rFonts w:cs="Times New Roman"/>
          <w:color w:val="000000"/>
          <w:sz w:val="20"/>
          <w:szCs w:val="20"/>
        </w:rPr>
      </w:pPr>
    </w:p>
    <w:p w14:paraId="3F97332D" w14:textId="77777777" w:rsidR="00295224" w:rsidRPr="00051816"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Sreeraj</w:t>
      </w:r>
      <w:proofErr w:type="spellEnd"/>
      <w:r w:rsidRPr="00051816">
        <w:rPr>
          <w:rFonts w:cs="Times New Roman"/>
          <w:color w:val="000000"/>
          <w:sz w:val="20"/>
          <w:szCs w:val="20"/>
          <w:shd w:val="clear" w:color="auto" w:fill="FFFFFF"/>
        </w:rPr>
        <w:t>, S. and Kumar, G. (2018). Performance of IoT protocols under constrained network, a Use Case based approach. </w:t>
      </w:r>
      <w:r w:rsidRPr="00051816">
        <w:rPr>
          <w:rFonts w:cs="Times New Roman"/>
          <w:i/>
          <w:iCs/>
          <w:color w:val="000000"/>
          <w:sz w:val="20"/>
          <w:szCs w:val="20"/>
          <w:shd w:val="clear" w:color="auto" w:fill="FFFFFF"/>
        </w:rPr>
        <w:t>2018 International Conference on Communication, Computing and Internet of Things (IC3IoT)</w:t>
      </w:r>
      <w:r w:rsidRPr="00051816">
        <w:rPr>
          <w:rFonts w:cs="Times New Roman"/>
          <w:color w:val="000000"/>
          <w:sz w:val="20"/>
          <w:szCs w:val="20"/>
          <w:shd w:val="clear" w:color="auto" w:fill="FFFFFF"/>
        </w:rPr>
        <w:t>. [online] Available at: https://ieeexplore.ieee.org/document/8668105 [Accessed 13 Jun. 2019].</w:t>
      </w:r>
    </w:p>
    <w:p w14:paraId="26930E8E" w14:textId="77777777" w:rsidR="0065529D" w:rsidRPr="00051816" w:rsidRDefault="0065529D" w:rsidP="003371F2">
      <w:pPr>
        <w:pStyle w:val="ListParagraph"/>
        <w:jc w:val="left"/>
        <w:rPr>
          <w:rFonts w:cs="Times New Roman"/>
          <w:color w:val="000000"/>
          <w:sz w:val="20"/>
          <w:szCs w:val="20"/>
        </w:rPr>
      </w:pPr>
    </w:p>
    <w:p w14:paraId="72A222D1" w14:textId="77777777" w:rsidR="0065529D" w:rsidRPr="00051816" w:rsidRDefault="0065529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Singh, M., </w:t>
      </w:r>
      <w:proofErr w:type="spellStart"/>
      <w:r w:rsidRPr="00051816">
        <w:rPr>
          <w:rFonts w:cs="Times New Roman"/>
          <w:color w:val="000000"/>
          <w:sz w:val="20"/>
          <w:szCs w:val="20"/>
          <w:shd w:val="clear" w:color="auto" w:fill="FFFFFF"/>
        </w:rPr>
        <w:t>Rajan</w:t>
      </w:r>
      <w:proofErr w:type="spellEnd"/>
      <w:r w:rsidRPr="00051816">
        <w:rPr>
          <w:rFonts w:cs="Times New Roman"/>
          <w:color w:val="000000"/>
          <w:sz w:val="20"/>
          <w:szCs w:val="20"/>
          <w:shd w:val="clear" w:color="auto" w:fill="FFFFFF"/>
        </w:rPr>
        <w:t xml:space="preserve">, M., </w:t>
      </w:r>
      <w:proofErr w:type="spellStart"/>
      <w:r w:rsidRPr="00051816">
        <w:rPr>
          <w:rFonts w:cs="Times New Roman"/>
          <w:color w:val="000000"/>
          <w:sz w:val="20"/>
          <w:szCs w:val="20"/>
          <w:shd w:val="clear" w:color="auto" w:fill="FFFFFF"/>
        </w:rPr>
        <w:t>Shivraj</w:t>
      </w:r>
      <w:proofErr w:type="spellEnd"/>
      <w:r w:rsidRPr="00051816">
        <w:rPr>
          <w:rFonts w:cs="Times New Roman"/>
          <w:color w:val="000000"/>
          <w:sz w:val="20"/>
          <w:szCs w:val="20"/>
          <w:shd w:val="clear" w:color="auto" w:fill="FFFFFF"/>
        </w:rPr>
        <w:t xml:space="preserve">, V. and </w:t>
      </w:r>
      <w:proofErr w:type="spellStart"/>
      <w:r w:rsidRPr="00051816">
        <w:rPr>
          <w:rFonts w:cs="Times New Roman"/>
          <w:color w:val="000000"/>
          <w:sz w:val="20"/>
          <w:szCs w:val="20"/>
          <w:shd w:val="clear" w:color="auto" w:fill="FFFFFF"/>
        </w:rPr>
        <w:t>Balamuralidhar</w:t>
      </w:r>
      <w:proofErr w:type="spellEnd"/>
      <w:r w:rsidRPr="00051816">
        <w:rPr>
          <w:rFonts w:cs="Times New Roman"/>
          <w:color w:val="000000"/>
          <w:sz w:val="20"/>
          <w:szCs w:val="20"/>
          <w:shd w:val="clear" w:color="auto" w:fill="FFFFFF"/>
        </w:rPr>
        <w:t>, P. (2015). Secure MQTT for Internet of Things (IoT). </w:t>
      </w:r>
      <w:r w:rsidRPr="00051816">
        <w:rPr>
          <w:rFonts w:cs="Times New Roman"/>
          <w:i/>
          <w:iCs/>
          <w:color w:val="000000"/>
          <w:sz w:val="20"/>
          <w:szCs w:val="20"/>
          <w:shd w:val="clear" w:color="auto" w:fill="FFFFFF"/>
        </w:rPr>
        <w:t>2015 Fifth International Conference on Communication Systems and Network Technologies</w:t>
      </w:r>
      <w:r w:rsidRPr="00051816">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051816" w:rsidRDefault="00B7754A" w:rsidP="003371F2">
      <w:pPr>
        <w:pStyle w:val="ListParagraph"/>
        <w:jc w:val="left"/>
        <w:rPr>
          <w:rFonts w:cs="Times New Roman"/>
          <w:color w:val="000000"/>
          <w:sz w:val="20"/>
          <w:szCs w:val="20"/>
        </w:rPr>
      </w:pPr>
    </w:p>
    <w:p w14:paraId="1FCCCA9A" w14:textId="77777777" w:rsidR="00B7754A" w:rsidRPr="00051816" w:rsidRDefault="00B7754A"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How safe are home security </w:t>
      </w:r>
      <w:r w:rsidR="00E93AE3" w:rsidRPr="00051816">
        <w:rPr>
          <w:rFonts w:cs="Times New Roman"/>
          <w:color w:val="000000"/>
          <w:sz w:val="20"/>
          <w:szCs w:val="20"/>
          <w:shd w:val="clear" w:color="auto" w:fill="FFFFFF"/>
        </w:rPr>
        <w:t>systems?</w:t>
      </w:r>
      <w:r w:rsidRPr="00051816">
        <w:rPr>
          <w:rFonts w:cs="Times New Roman"/>
          <w:color w:val="000000"/>
          <w:sz w:val="20"/>
          <w:szCs w:val="20"/>
          <w:shd w:val="clear" w:color="auto" w:fill="FFFFFF"/>
        </w:rPr>
        <w:t xml:space="preserve"> (2015). [</w:t>
      </w:r>
      <w:proofErr w:type="spellStart"/>
      <w:r w:rsidRPr="00051816">
        <w:rPr>
          <w:rFonts w:cs="Times New Roman"/>
          <w:color w:val="000000"/>
          <w:sz w:val="20"/>
          <w:szCs w:val="20"/>
          <w:shd w:val="clear" w:color="auto" w:fill="FFFFFF"/>
        </w:rPr>
        <w:t>ebook</w:t>
      </w:r>
      <w:proofErr w:type="spellEnd"/>
      <w:r w:rsidRPr="00051816">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051816" w:rsidRDefault="00D324D1" w:rsidP="003371F2">
      <w:pPr>
        <w:pStyle w:val="ListParagraph"/>
        <w:jc w:val="left"/>
        <w:rPr>
          <w:rFonts w:cs="Times New Roman"/>
          <w:color w:val="000000"/>
          <w:sz w:val="20"/>
          <w:szCs w:val="20"/>
        </w:rPr>
      </w:pPr>
    </w:p>
    <w:p w14:paraId="26AF791B" w14:textId="77777777" w:rsidR="00D324D1" w:rsidRPr="00051816"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Goshwe</w:t>
      </w:r>
      <w:proofErr w:type="spellEnd"/>
      <w:r w:rsidRPr="00051816">
        <w:rPr>
          <w:rStyle w:val="selectable"/>
          <w:rFonts w:cs="Times New Roman"/>
          <w:color w:val="000000"/>
          <w:sz w:val="20"/>
          <w:szCs w:val="20"/>
        </w:rPr>
        <w:t xml:space="preserve">, N. (2013). Data Encryption and Decryption Using RSA </w:t>
      </w:r>
      <w:proofErr w:type="spellStart"/>
      <w:r w:rsidRPr="00051816">
        <w:rPr>
          <w:rStyle w:val="selectable"/>
          <w:rFonts w:cs="Times New Roman"/>
          <w:color w:val="000000"/>
          <w:sz w:val="20"/>
          <w:szCs w:val="20"/>
        </w:rPr>
        <w:t>Algorithmin</w:t>
      </w:r>
      <w:proofErr w:type="spellEnd"/>
      <w:r w:rsidRPr="00051816">
        <w:rPr>
          <w:rStyle w:val="selectable"/>
          <w:rFonts w:cs="Times New Roman"/>
          <w:color w:val="000000"/>
          <w:sz w:val="20"/>
          <w:szCs w:val="20"/>
        </w:rPr>
        <w:t xml:space="preserve"> a Network Environment. </w:t>
      </w:r>
      <w:r w:rsidRPr="00051816">
        <w:rPr>
          <w:rStyle w:val="selectable"/>
          <w:rFonts w:cs="Times New Roman"/>
          <w:i/>
          <w:iCs/>
          <w:color w:val="000000"/>
          <w:sz w:val="20"/>
          <w:szCs w:val="20"/>
        </w:rPr>
        <w:t>IJCSNS International Journal of Computer Science and Network Security</w:t>
      </w:r>
      <w:r w:rsidRPr="00051816">
        <w:rPr>
          <w:rStyle w:val="selectable"/>
          <w:rFonts w:cs="Times New Roman"/>
          <w:color w:val="000000"/>
          <w:sz w:val="20"/>
          <w:szCs w:val="20"/>
        </w:rPr>
        <w:t>, [online] VOL. 13(No. 7). Available at: http://paper.ijcsns.org/07_book/201307/20130702.pdf [Accessed 16 Jun. 2019].</w:t>
      </w:r>
    </w:p>
    <w:p w14:paraId="34C5C1D9" w14:textId="77777777" w:rsidR="00D324D1" w:rsidRPr="00051816" w:rsidRDefault="00D324D1" w:rsidP="003371F2">
      <w:pPr>
        <w:pStyle w:val="ListParagraph"/>
        <w:jc w:val="left"/>
        <w:rPr>
          <w:rFonts w:cs="Times New Roman"/>
          <w:color w:val="000000"/>
          <w:sz w:val="20"/>
          <w:szCs w:val="20"/>
        </w:rPr>
      </w:pPr>
    </w:p>
    <w:p w14:paraId="21AA6EC9" w14:textId="77777777" w:rsidR="00D324D1" w:rsidRPr="00051816"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Kakar</w:t>
      </w:r>
      <w:proofErr w:type="spellEnd"/>
      <w:r w:rsidRPr="00051816">
        <w:rPr>
          <w:rStyle w:val="selectable"/>
          <w:rFonts w:cs="Times New Roman"/>
          <w:color w:val="000000"/>
          <w:sz w:val="20"/>
          <w:szCs w:val="20"/>
        </w:rPr>
        <w:t xml:space="preserve">, V. (2016). Secure communication and authentication using Raspberry Pi. </w:t>
      </w:r>
      <w:r w:rsidRPr="00051816">
        <w:rPr>
          <w:rStyle w:val="selectable"/>
          <w:rFonts w:cs="Times New Roman"/>
          <w:i/>
          <w:iCs/>
          <w:color w:val="000000"/>
          <w:sz w:val="20"/>
          <w:szCs w:val="20"/>
        </w:rPr>
        <w:t>2016 5th International Conference on Reliability, Infocom Technologies and Optimization (Trends and Future Directions) (ICRITO)</w:t>
      </w:r>
      <w:r w:rsidRPr="00051816">
        <w:rPr>
          <w:rStyle w:val="selectable"/>
          <w:rFonts w:cs="Times New Roman"/>
          <w:color w:val="000000"/>
          <w:sz w:val="20"/>
          <w:szCs w:val="20"/>
        </w:rPr>
        <w:t>. [online] Available at: https://ieeexplore.ieee.org/document/7785011 [Accessed 16 Jun. 2019].</w:t>
      </w:r>
    </w:p>
    <w:p w14:paraId="2268DD67" w14:textId="77777777" w:rsidR="00FF5190" w:rsidRPr="00051816" w:rsidRDefault="00FF5190" w:rsidP="003371F2">
      <w:pPr>
        <w:pStyle w:val="ListParagraph"/>
        <w:jc w:val="left"/>
        <w:rPr>
          <w:rFonts w:cs="Times New Roman"/>
          <w:color w:val="000000"/>
          <w:sz w:val="20"/>
          <w:szCs w:val="20"/>
        </w:rPr>
      </w:pPr>
    </w:p>
    <w:p w14:paraId="2C027DBA" w14:textId="77777777" w:rsidR="00FF5190" w:rsidRPr="00051816" w:rsidRDefault="00FF5190"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Patil, P., </w:t>
      </w:r>
      <w:proofErr w:type="spellStart"/>
      <w:r w:rsidRPr="00051816">
        <w:rPr>
          <w:rStyle w:val="selectable"/>
          <w:rFonts w:cs="Times New Roman"/>
          <w:color w:val="000000"/>
          <w:sz w:val="20"/>
          <w:szCs w:val="20"/>
        </w:rPr>
        <w:t>Narayankar</w:t>
      </w:r>
      <w:proofErr w:type="spellEnd"/>
      <w:r w:rsidRPr="00051816">
        <w:rPr>
          <w:rStyle w:val="selectable"/>
          <w:rFonts w:cs="Times New Roman"/>
          <w:color w:val="000000"/>
          <w:sz w:val="20"/>
          <w:szCs w:val="20"/>
        </w:rPr>
        <w:t xml:space="preserve">, P., Narayan D.G. and Meena S.M. (2016). A Comprehensive Evaluation of Cryptographic Algorithms: DES, 3DES, AES, RSA and Blowfish. </w:t>
      </w:r>
      <w:r w:rsidRPr="00051816">
        <w:rPr>
          <w:rStyle w:val="selectable"/>
          <w:rFonts w:cs="Times New Roman"/>
          <w:i/>
          <w:iCs/>
          <w:color w:val="000000"/>
          <w:sz w:val="20"/>
          <w:szCs w:val="20"/>
        </w:rPr>
        <w:t>Procedia Computer Science</w:t>
      </w:r>
      <w:r w:rsidRPr="00051816">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051816" w:rsidRDefault="00DF2FD3" w:rsidP="003371F2">
      <w:pPr>
        <w:pStyle w:val="ListParagraph"/>
        <w:jc w:val="left"/>
        <w:rPr>
          <w:rFonts w:cs="Times New Roman"/>
          <w:color w:val="000000"/>
          <w:sz w:val="20"/>
          <w:szCs w:val="20"/>
        </w:rPr>
      </w:pPr>
    </w:p>
    <w:p w14:paraId="2BB4C6A7" w14:textId="77777777" w:rsidR="00DF2FD3" w:rsidRPr="00051816" w:rsidRDefault="00DF2FD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Lee, S., Kim, H., Hong, D. and Ju, H. (2013). Correlation analysis of MQTT loss and delay according to QoS level. </w:t>
      </w:r>
      <w:r w:rsidRPr="00051816">
        <w:rPr>
          <w:rFonts w:cs="Times New Roman"/>
          <w:i/>
          <w:iCs/>
          <w:color w:val="000000"/>
          <w:sz w:val="20"/>
          <w:szCs w:val="20"/>
          <w:shd w:val="clear" w:color="auto" w:fill="FFFFFF"/>
        </w:rPr>
        <w:t>The International Conference on Information Networking 2013 (ICOIN)</w:t>
      </w:r>
      <w:r w:rsidRPr="00051816">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051816" w:rsidRDefault="00DA2269" w:rsidP="003371F2">
      <w:pPr>
        <w:pStyle w:val="ListParagraph"/>
        <w:jc w:val="left"/>
        <w:rPr>
          <w:rFonts w:cs="Times New Roman"/>
          <w:color w:val="000000"/>
          <w:sz w:val="20"/>
          <w:szCs w:val="20"/>
        </w:rPr>
      </w:pPr>
    </w:p>
    <w:p w14:paraId="1862A159" w14:textId="77777777" w:rsidR="00DA2269" w:rsidRPr="00051816" w:rsidRDefault="00DA226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Ludovici, A., Moreno, P. and </w:t>
      </w:r>
      <w:proofErr w:type="spellStart"/>
      <w:r w:rsidRPr="00051816">
        <w:rPr>
          <w:rFonts w:cs="Times New Roman"/>
          <w:color w:val="000000"/>
          <w:sz w:val="20"/>
          <w:szCs w:val="20"/>
          <w:shd w:val="clear" w:color="auto" w:fill="FFFFFF"/>
        </w:rPr>
        <w:t>Calveras</w:t>
      </w:r>
      <w:proofErr w:type="spellEnd"/>
      <w:r w:rsidRPr="00051816">
        <w:rPr>
          <w:rFonts w:cs="Times New Roman"/>
          <w:color w:val="000000"/>
          <w:sz w:val="20"/>
          <w:szCs w:val="20"/>
          <w:shd w:val="clear" w:color="auto" w:fill="FFFFFF"/>
        </w:rPr>
        <w:t xml:space="preserve">, A. (2013). </w:t>
      </w:r>
      <w:proofErr w:type="spellStart"/>
      <w:r w:rsidRPr="00051816">
        <w:rPr>
          <w:rFonts w:cs="Times New Roman"/>
          <w:color w:val="000000"/>
          <w:sz w:val="20"/>
          <w:szCs w:val="20"/>
          <w:shd w:val="clear" w:color="auto" w:fill="FFFFFF"/>
        </w:rPr>
        <w:t>TinyCoAP</w:t>
      </w:r>
      <w:proofErr w:type="spellEnd"/>
      <w:r w:rsidRPr="00051816">
        <w:rPr>
          <w:rFonts w:cs="Times New Roman"/>
          <w:color w:val="000000"/>
          <w:sz w:val="20"/>
          <w:szCs w:val="20"/>
          <w:shd w:val="clear" w:color="auto" w:fill="FFFFFF"/>
        </w:rPr>
        <w:t>: A Novel Constrained Application Protocol (</w:t>
      </w:r>
      <w:proofErr w:type="spellStart"/>
      <w:r w:rsidRPr="00051816">
        <w:rPr>
          <w:rFonts w:cs="Times New Roman"/>
          <w:color w:val="000000"/>
          <w:sz w:val="20"/>
          <w:szCs w:val="20"/>
          <w:shd w:val="clear" w:color="auto" w:fill="FFFFFF"/>
        </w:rPr>
        <w:t>CoAP</w:t>
      </w:r>
      <w:proofErr w:type="spellEnd"/>
      <w:r w:rsidRPr="00051816">
        <w:rPr>
          <w:rFonts w:cs="Times New Roman"/>
          <w:color w:val="000000"/>
          <w:sz w:val="20"/>
          <w:szCs w:val="20"/>
          <w:shd w:val="clear" w:color="auto" w:fill="FFFFFF"/>
        </w:rPr>
        <w:t xml:space="preserve">) Implementation for Embedding RESTful Web Services in Wireless Sensor Networks Based on </w:t>
      </w:r>
      <w:proofErr w:type="spellStart"/>
      <w:r w:rsidRPr="00051816">
        <w:rPr>
          <w:rFonts w:cs="Times New Roman"/>
          <w:color w:val="000000"/>
          <w:sz w:val="20"/>
          <w:szCs w:val="20"/>
          <w:shd w:val="clear" w:color="auto" w:fill="FFFFFF"/>
        </w:rPr>
        <w:t>TinyOS</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Journal of Sensor and Actuator Networks</w:t>
      </w:r>
      <w:r w:rsidRPr="00051816">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051816" w:rsidRDefault="00BD2A9C" w:rsidP="003371F2">
      <w:pPr>
        <w:pStyle w:val="ListParagraph"/>
        <w:jc w:val="left"/>
        <w:rPr>
          <w:rFonts w:cs="Times New Roman"/>
          <w:color w:val="000000"/>
          <w:sz w:val="20"/>
          <w:szCs w:val="20"/>
        </w:rPr>
      </w:pPr>
    </w:p>
    <w:p w14:paraId="6A499692" w14:textId="77777777" w:rsidR="00BD2A9C" w:rsidRPr="00051816" w:rsidRDefault="00BD2A9C"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Naik, N. (2017). Choice of effective messaging protocols for IoT systems: MQTT, </w:t>
      </w:r>
      <w:proofErr w:type="spellStart"/>
      <w:r w:rsidRPr="00051816">
        <w:rPr>
          <w:rFonts w:cs="Times New Roman"/>
          <w:color w:val="000000"/>
          <w:sz w:val="20"/>
          <w:szCs w:val="20"/>
          <w:shd w:val="clear" w:color="auto" w:fill="FFFFFF"/>
        </w:rPr>
        <w:t>CoAP</w:t>
      </w:r>
      <w:proofErr w:type="spellEnd"/>
      <w:r w:rsidRPr="00051816">
        <w:rPr>
          <w:rFonts w:cs="Times New Roman"/>
          <w:color w:val="000000"/>
          <w:sz w:val="20"/>
          <w:szCs w:val="20"/>
          <w:shd w:val="clear" w:color="auto" w:fill="FFFFFF"/>
        </w:rPr>
        <w:t>, AMQP and HTTP. </w:t>
      </w:r>
      <w:r w:rsidRPr="00051816">
        <w:rPr>
          <w:rFonts w:cs="Times New Roman"/>
          <w:i/>
          <w:iCs/>
          <w:color w:val="000000"/>
          <w:sz w:val="20"/>
          <w:szCs w:val="20"/>
          <w:shd w:val="clear" w:color="auto" w:fill="FFFFFF"/>
        </w:rPr>
        <w:t>2017 IEEE International Systems Engineering Symposium (ISSE)</w:t>
      </w:r>
      <w:r w:rsidRPr="00051816">
        <w:rPr>
          <w:rFonts w:cs="Times New Roman"/>
          <w:color w:val="000000"/>
          <w:sz w:val="20"/>
          <w:szCs w:val="20"/>
          <w:shd w:val="clear" w:color="auto" w:fill="FFFFFF"/>
        </w:rPr>
        <w:t>. [online] Available at: https://ieeexplore.ieee.org/document/8088251 [Accessed 17 Jun. 2019].</w:t>
      </w:r>
    </w:p>
    <w:p w14:paraId="24224D43" w14:textId="77777777" w:rsidR="00306244" w:rsidRPr="00051816" w:rsidRDefault="00306244" w:rsidP="003371F2">
      <w:pPr>
        <w:pStyle w:val="ListParagraph"/>
        <w:jc w:val="left"/>
        <w:rPr>
          <w:rFonts w:cs="Times New Roman"/>
          <w:color w:val="000000"/>
          <w:sz w:val="20"/>
          <w:szCs w:val="20"/>
        </w:rPr>
      </w:pPr>
    </w:p>
    <w:p w14:paraId="52FABE3C" w14:textId="77777777" w:rsidR="00306244" w:rsidRPr="00051816" w:rsidRDefault="0030624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UK Government advice on Password Guidance, Simplifying your approach. (2015). [</w:t>
      </w:r>
      <w:proofErr w:type="spellStart"/>
      <w:r w:rsidRPr="00051816">
        <w:rPr>
          <w:rFonts w:cs="Times New Roman"/>
          <w:color w:val="000000"/>
          <w:sz w:val="20"/>
          <w:szCs w:val="20"/>
          <w:shd w:val="clear" w:color="auto" w:fill="FFFFFF"/>
        </w:rPr>
        <w:t>ebook</w:t>
      </w:r>
      <w:proofErr w:type="spellEnd"/>
      <w:r w:rsidRPr="00051816">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051816" w:rsidRDefault="00A476BB" w:rsidP="003371F2">
      <w:pPr>
        <w:pStyle w:val="ListParagraph"/>
        <w:jc w:val="left"/>
        <w:rPr>
          <w:rFonts w:cs="Times New Roman"/>
          <w:color w:val="000000"/>
          <w:sz w:val="20"/>
          <w:szCs w:val="20"/>
        </w:rPr>
      </w:pPr>
    </w:p>
    <w:p w14:paraId="35D05726" w14:textId="77777777" w:rsidR="00A476BB" w:rsidRPr="00051816" w:rsidRDefault="00A476B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Fail2ban.org. (n.d.). </w:t>
      </w:r>
      <w:r w:rsidRPr="00051816">
        <w:rPr>
          <w:rFonts w:cs="Times New Roman"/>
          <w:i/>
          <w:iCs/>
          <w:color w:val="000000"/>
          <w:sz w:val="20"/>
          <w:szCs w:val="20"/>
          <w:shd w:val="clear" w:color="auto" w:fill="FFFFFF"/>
        </w:rPr>
        <w:t>Fail2ban</w:t>
      </w:r>
      <w:r w:rsidRPr="00051816">
        <w:rPr>
          <w:rFonts w:cs="Times New Roman"/>
          <w:color w:val="000000"/>
          <w:sz w:val="20"/>
          <w:szCs w:val="20"/>
          <w:shd w:val="clear" w:color="auto" w:fill="FFFFFF"/>
        </w:rPr>
        <w:t>. [online] Available at: https://www.fail2ban.org/wiki/index.php/Main_Page [Accessed 18 Jun. 2019].</w:t>
      </w:r>
    </w:p>
    <w:p w14:paraId="14AC19C2" w14:textId="77777777" w:rsidR="00B9395E" w:rsidRPr="00051816" w:rsidRDefault="00B9395E" w:rsidP="003371F2">
      <w:pPr>
        <w:pStyle w:val="ListParagraph"/>
        <w:jc w:val="left"/>
        <w:rPr>
          <w:rFonts w:cs="Times New Roman"/>
          <w:color w:val="000000"/>
          <w:sz w:val="20"/>
          <w:szCs w:val="20"/>
        </w:rPr>
      </w:pPr>
    </w:p>
    <w:p w14:paraId="2964EFDC" w14:textId="77777777" w:rsidR="00B9395E" w:rsidRPr="00051816" w:rsidRDefault="00B9395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Cable. (2019). </w:t>
      </w:r>
      <w:r w:rsidRPr="00051816">
        <w:rPr>
          <w:rFonts w:cs="Times New Roman"/>
          <w:i/>
          <w:iCs/>
          <w:color w:val="000000"/>
          <w:sz w:val="20"/>
          <w:szCs w:val="20"/>
          <w:shd w:val="clear" w:color="auto" w:fill="FFFFFF"/>
        </w:rPr>
        <w:t>Worldwide Broadband Speed League 2018 | Cable.co.uk</w:t>
      </w:r>
      <w:r w:rsidRPr="00051816">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051816" w:rsidRDefault="004427EC" w:rsidP="003371F2">
      <w:pPr>
        <w:pStyle w:val="ListParagraph"/>
        <w:jc w:val="left"/>
        <w:rPr>
          <w:rFonts w:cs="Times New Roman"/>
          <w:color w:val="000000"/>
          <w:sz w:val="20"/>
          <w:szCs w:val="20"/>
        </w:rPr>
      </w:pPr>
    </w:p>
    <w:p w14:paraId="1A7401F3" w14:textId="77777777" w:rsidR="004427EC" w:rsidRPr="00051816" w:rsidRDefault="004427EC"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Al-Fuqaha, A., </w:t>
      </w:r>
      <w:proofErr w:type="spellStart"/>
      <w:r w:rsidRPr="00051816">
        <w:rPr>
          <w:rFonts w:cs="Times New Roman"/>
          <w:color w:val="000000"/>
          <w:sz w:val="20"/>
          <w:szCs w:val="20"/>
          <w:shd w:val="clear" w:color="auto" w:fill="FFFFFF"/>
        </w:rPr>
        <w:t>Guizani</w:t>
      </w:r>
      <w:proofErr w:type="spellEnd"/>
      <w:r w:rsidRPr="00051816">
        <w:rPr>
          <w:rFonts w:cs="Times New Roman"/>
          <w:color w:val="000000"/>
          <w:sz w:val="20"/>
          <w:szCs w:val="20"/>
          <w:shd w:val="clear" w:color="auto" w:fill="FFFFFF"/>
        </w:rPr>
        <w:t xml:space="preserve">, M., </w:t>
      </w:r>
      <w:proofErr w:type="spellStart"/>
      <w:r w:rsidRPr="00051816">
        <w:rPr>
          <w:rFonts w:cs="Times New Roman"/>
          <w:color w:val="000000"/>
          <w:sz w:val="20"/>
          <w:szCs w:val="20"/>
          <w:shd w:val="clear" w:color="auto" w:fill="FFFFFF"/>
        </w:rPr>
        <w:t>Mohammadi</w:t>
      </w:r>
      <w:proofErr w:type="spellEnd"/>
      <w:r w:rsidRPr="00051816">
        <w:rPr>
          <w:rFonts w:cs="Times New Roman"/>
          <w:color w:val="000000"/>
          <w:sz w:val="20"/>
          <w:szCs w:val="20"/>
          <w:shd w:val="clear" w:color="auto" w:fill="FFFFFF"/>
        </w:rPr>
        <w:t xml:space="preserve">, M., </w:t>
      </w:r>
      <w:proofErr w:type="spellStart"/>
      <w:r w:rsidRPr="00051816">
        <w:rPr>
          <w:rFonts w:cs="Times New Roman"/>
          <w:color w:val="000000"/>
          <w:sz w:val="20"/>
          <w:szCs w:val="20"/>
          <w:shd w:val="clear" w:color="auto" w:fill="FFFFFF"/>
        </w:rPr>
        <w:t>Aledhari</w:t>
      </w:r>
      <w:proofErr w:type="spellEnd"/>
      <w:r w:rsidRPr="00051816">
        <w:rPr>
          <w:rFonts w:cs="Times New Roman"/>
          <w:color w:val="000000"/>
          <w:sz w:val="20"/>
          <w:szCs w:val="20"/>
          <w:shd w:val="clear" w:color="auto" w:fill="FFFFFF"/>
        </w:rPr>
        <w:t>, M. and Ayyash, M. (2015). Internet of Things: A Survey on Enabling Technologies, Protocols, and Applications. </w:t>
      </w:r>
      <w:r w:rsidRPr="00051816">
        <w:rPr>
          <w:rFonts w:cs="Times New Roman"/>
          <w:i/>
          <w:iCs/>
          <w:color w:val="000000"/>
          <w:sz w:val="20"/>
          <w:szCs w:val="20"/>
          <w:shd w:val="clear" w:color="auto" w:fill="FFFFFF"/>
        </w:rPr>
        <w:t>IEEE Communications Surveys &amp; Tutorials</w:t>
      </w:r>
      <w:r w:rsidRPr="00051816">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051816" w:rsidRDefault="00B704B2" w:rsidP="003371F2">
      <w:pPr>
        <w:pStyle w:val="ListParagraph"/>
        <w:jc w:val="left"/>
        <w:rPr>
          <w:rFonts w:cs="Times New Roman"/>
          <w:color w:val="000000"/>
          <w:sz w:val="20"/>
          <w:szCs w:val="20"/>
        </w:rPr>
      </w:pPr>
    </w:p>
    <w:p w14:paraId="718DF3D9" w14:textId="77777777" w:rsidR="00B704B2" w:rsidRPr="00051816"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Krebs, B. (2017). </w:t>
      </w:r>
      <w:r w:rsidRPr="00051816">
        <w:rPr>
          <w:rStyle w:val="selectable"/>
          <w:rFonts w:cs="Times New Roman"/>
          <w:i/>
          <w:iCs/>
          <w:color w:val="000000"/>
          <w:sz w:val="20"/>
          <w:szCs w:val="20"/>
        </w:rPr>
        <w:t xml:space="preserve">Beating JSON performance with </w:t>
      </w:r>
      <w:proofErr w:type="spellStart"/>
      <w:r w:rsidRPr="00051816">
        <w:rPr>
          <w:rStyle w:val="selectable"/>
          <w:rFonts w:cs="Times New Roman"/>
          <w:i/>
          <w:iCs/>
          <w:color w:val="000000"/>
          <w:sz w:val="20"/>
          <w:szCs w:val="20"/>
        </w:rPr>
        <w:t>Protobuf</w:t>
      </w:r>
      <w:proofErr w:type="spellEnd"/>
      <w:r w:rsidRPr="00051816">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051816" w:rsidRDefault="00DA328B" w:rsidP="003371F2">
      <w:pPr>
        <w:pStyle w:val="ListParagraph"/>
        <w:jc w:val="left"/>
        <w:rPr>
          <w:rFonts w:cs="Times New Roman"/>
          <w:color w:val="000000"/>
          <w:sz w:val="20"/>
          <w:szCs w:val="20"/>
        </w:rPr>
      </w:pPr>
    </w:p>
    <w:p w14:paraId="7CF9D4FB" w14:textId="77777777" w:rsidR="00DA328B" w:rsidRPr="00051816"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Lin, B., Chen, Y., Chen, X. and Yu, Y. (2012). Comparison between JSON and XML in Applications Based on AJAX. </w:t>
      </w:r>
      <w:r w:rsidRPr="00051816">
        <w:rPr>
          <w:rStyle w:val="selectable"/>
          <w:rFonts w:cs="Times New Roman"/>
          <w:i/>
          <w:iCs/>
          <w:color w:val="000000"/>
          <w:sz w:val="20"/>
          <w:szCs w:val="20"/>
        </w:rPr>
        <w:t>2012 International Conference on Computer Science and Service System</w:t>
      </w:r>
      <w:r w:rsidRPr="00051816">
        <w:rPr>
          <w:rStyle w:val="selectable"/>
          <w:rFonts w:cs="Times New Roman"/>
          <w:color w:val="000000"/>
          <w:sz w:val="20"/>
          <w:szCs w:val="20"/>
        </w:rPr>
        <w:t>. [online] Available at: https://ieeexplore.ieee.org/document/6394535 [Accessed 20 Jun. 2019].</w:t>
      </w:r>
    </w:p>
    <w:p w14:paraId="176C98B2" w14:textId="77777777" w:rsidR="006978E7" w:rsidRPr="00051816" w:rsidRDefault="006978E7" w:rsidP="003371F2">
      <w:pPr>
        <w:pStyle w:val="ListParagraph"/>
        <w:jc w:val="left"/>
        <w:rPr>
          <w:rFonts w:cs="Times New Roman"/>
          <w:color w:val="000000"/>
          <w:sz w:val="20"/>
          <w:szCs w:val="20"/>
        </w:rPr>
      </w:pPr>
    </w:p>
    <w:p w14:paraId="3C2AB3B7" w14:textId="77777777" w:rsidR="006978E7" w:rsidRPr="00051816"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Sumaray</w:t>
      </w:r>
      <w:proofErr w:type="spellEnd"/>
      <w:r w:rsidRPr="00051816">
        <w:rPr>
          <w:rStyle w:val="selectable"/>
          <w:rFonts w:cs="Times New Roman"/>
          <w:color w:val="000000"/>
          <w:sz w:val="20"/>
          <w:szCs w:val="20"/>
        </w:rPr>
        <w:t xml:space="preserve">, A. and </w:t>
      </w:r>
      <w:proofErr w:type="spellStart"/>
      <w:r w:rsidRPr="00051816">
        <w:rPr>
          <w:rStyle w:val="selectable"/>
          <w:rFonts w:cs="Times New Roman"/>
          <w:color w:val="000000"/>
          <w:sz w:val="20"/>
          <w:szCs w:val="20"/>
        </w:rPr>
        <w:t>Makki</w:t>
      </w:r>
      <w:proofErr w:type="spellEnd"/>
      <w:r w:rsidRPr="00051816">
        <w:rPr>
          <w:rStyle w:val="selectable"/>
          <w:rFonts w:cs="Times New Roman"/>
          <w:color w:val="000000"/>
          <w:sz w:val="20"/>
          <w:szCs w:val="20"/>
        </w:rPr>
        <w:t xml:space="preserve">, S. (2012). A comparison of data serialization formats for optimal efficiency on a mobile platform. </w:t>
      </w:r>
      <w:r w:rsidRPr="00051816">
        <w:rPr>
          <w:rStyle w:val="selectable"/>
          <w:rFonts w:cs="Times New Roman"/>
          <w:i/>
          <w:iCs/>
          <w:color w:val="000000"/>
          <w:sz w:val="20"/>
          <w:szCs w:val="20"/>
        </w:rPr>
        <w:t>Proceedings of the 6th International Conference on Ubiquitous Information Management and Communication - ICUIMC '12</w:t>
      </w:r>
      <w:r w:rsidRPr="00051816">
        <w:rPr>
          <w:rStyle w:val="selectable"/>
          <w:rFonts w:cs="Times New Roman"/>
          <w:color w:val="000000"/>
          <w:sz w:val="20"/>
          <w:szCs w:val="20"/>
        </w:rPr>
        <w:t>. [online] Available at: https://dl.acm.org/citation.cfm?id=2184810 [Accessed 20 Jun. 2019].</w:t>
      </w:r>
    </w:p>
    <w:p w14:paraId="4D3D3F28" w14:textId="77777777" w:rsidR="006C67C7" w:rsidRPr="00051816" w:rsidRDefault="006C67C7" w:rsidP="003371F2">
      <w:pPr>
        <w:pStyle w:val="ListParagraph"/>
        <w:jc w:val="left"/>
        <w:rPr>
          <w:rFonts w:cs="Times New Roman"/>
          <w:color w:val="000000"/>
          <w:sz w:val="20"/>
          <w:szCs w:val="20"/>
        </w:rPr>
      </w:pPr>
    </w:p>
    <w:p w14:paraId="41ACCCE7" w14:textId="77777777" w:rsidR="006C67C7" w:rsidRPr="00051816" w:rsidRDefault="006C67C7"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IoT Security Compliance Framework. (2018). [</w:t>
      </w:r>
      <w:proofErr w:type="spellStart"/>
      <w:r w:rsidRPr="00051816">
        <w:rPr>
          <w:rFonts w:cs="Times New Roman"/>
          <w:color w:val="000000"/>
          <w:sz w:val="20"/>
          <w:szCs w:val="20"/>
          <w:shd w:val="clear" w:color="auto" w:fill="FFFFFF"/>
        </w:rPr>
        <w:t>ebook</w:t>
      </w:r>
      <w:proofErr w:type="spellEnd"/>
      <w:r w:rsidRPr="00051816">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051816" w:rsidRDefault="0035115D" w:rsidP="003371F2">
      <w:pPr>
        <w:pStyle w:val="ListParagraph"/>
        <w:jc w:val="left"/>
        <w:rPr>
          <w:rFonts w:cs="Times New Roman"/>
          <w:color w:val="000000"/>
          <w:sz w:val="20"/>
          <w:szCs w:val="20"/>
        </w:rPr>
      </w:pPr>
    </w:p>
    <w:p w14:paraId="600697E1" w14:textId="77777777" w:rsidR="0035115D" w:rsidRPr="00051816" w:rsidRDefault="0035115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Raspbian.org. (n.d.). </w:t>
      </w:r>
      <w:r w:rsidRPr="00051816">
        <w:rPr>
          <w:rFonts w:cs="Times New Roman"/>
          <w:i/>
          <w:iCs/>
          <w:color w:val="000000"/>
          <w:sz w:val="20"/>
          <w:szCs w:val="20"/>
          <w:shd w:val="clear" w:color="auto" w:fill="FFFFFF"/>
        </w:rPr>
        <w:t>FrontPage - Raspbian</w:t>
      </w:r>
      <w:r w:rsidRPr="00051816">
        <w:rPr>
          <w:rFonts w:cs="Times New Roman"/>
          <w:color w:val="000000"/>
          <w:sz w:val="20"/>
          <w:szCs w:val="20"/>
          <w:shd w:val="clear" w:color="auto" w:fill="FFFFFF"/>
        </w:rPr>
        <w:t>. [online] Available at: https://www.raspbian.org/ [Accessed 21 Jun. 2019].</w:t>
      </w:r>
    </w:p>
    <w:p w14:paraId="77FD6BE6" w14:textId="77777777" w:rsidR="00873E99" w:rsidRPr="00051816" w:rsidRDefault="00873E99" w:rsidP="003371F2">
      <w:pPr>
        <w:pStyle w:val="ListParagraph"/>
        <w:jc w:val="left"/>
        <w:rPr>
          <w:rFonts w:cs="Times New Roman"/>
          <w:color w:val="000000"/>
          <w:sz w:val="20"/>
          <w:szCs w:val="20"/>
        </w:rPr>
      </w:pPr>
    </w:p>
    <w:p w14:paraId="50215C9A" w14:textId="77777777" w:rsidR="00873E99" w:rsidRPr="00051816" w:rsidRDefault="00873E9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Raspberrypi.org. (n.d.). </w:t>
      </w:r>
      <w:r w:rsidRPr="00051816">
        <w:rPr>
          <w:rFonts w:cs="Times New Roman"/>
          <w:i/>
          <w:iCs/>
          <w:color w:val="000000"/>
          <w:sz w:val="20"/>
          <w:szCs w:val="20"/>
          <w:shd w:val="clear" w:color="auto" w:fill="FFFFFF"/>
        </w:rPr>
        <w:t>Securing your Raspberry Pi - Raspberry Pi Documentation</w:t>
      </w:r>
      <w:r w:rsidRPr="00051816">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051816" w:rsidRDefault="005B6005" w:rsidP="003371F2">
      <w:pPr>
        <w:pStyle w:val="ListParagraph"/>
        <w:jc w:val="left"/>
        <w:rPr>
          <w:rFonts w:cs="Times New Roman"/>
          <w:color w:val="000000"/>
          <w:sz w:val="20"/>
          <w:szCs w:val="20"/>
        </w:rPr>
      </w:pPr>
    </w:p>
    <w:p w14:paraId="7B440889" w14:textId="77777777" w:rsidR="005B6005" w:rsidRPr="00051816" w:rsidRDefault="005B600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George, G. (2019). </w:t>
      </w:r>
      <w:r w:rsidRPr="00051816">
        <w:rPr>
          <w:rFonts w:cs="Times New Roman"/>
          <w:i/>
          <w:iCs/>
          <w:color w:val="000000"/>
          <w:sz w:val="20"/>
          <w:szCs w:val="20"/>
          <w:shd w:val="clear" w:color="auto" w:fill="FFFFFF"/>
        </w:rPr>
        <w:t xml:space="preserve">How to secure your Raspberry Pi board [Tutorial] | </w:t>
      </w:r>
      <w:proofErr w:type="spellStart"/>
      <w:r w:rsidRPr="00051816">
        <w:rPr>
          <w:rFonts w:cs="Times New Roman"/>
          <w:i/>
          <w:iCs/>
          <w:color w:val="000000"/>
          <w:sz w:val="20"/>
          <w:szCs w:val="20"/>
          <w:shd w:val="clear" w:color="auto" w:fill="FFFFFF"/>
        </w:rPr>
        <w:t>Packt</w:t>
      </w:r>
      <w:proofErr w:type="spellEnd"/>
      <w:r w:rsidRPr="00051816">
        <w:rPr>
          <w:rFonts w:cs="Times New Roman"/>
          <w:i/>
          <w:iCs/>
          <w:color w:val="000000"/>
          <w:sz w:val="20"/>
          <w:szCs w:val="20"/>
          <w:shd w:val="clear" w:color="auto" w:fill="FFFFFF"/>
        </w:rPr>
        <w:t xml:space="preserve"> Hub</w:t>
      </w:r>
      <w:r w:rsidRPr="00051816">
        <w:rPr>
          <w:rFonts w:cs="Times New Roman"/>
          <w:color w:val="000000"/>
          <w:sz w:val="20"/>
          <w:szCs w:val="20"/>
          <w:shd w:val="clear" w:color="auto" w:fill="FFFFFF"/>
        </w:rPr>
        <w:t xml:space="preserve">. [online] </w:t>
      </w:r>
      <w:proofErr w:type="spellStart"/>
      <w:r w:rsidRPr="00051816">
        <w:rPr>
          <w:rFonts w:cs="Times New Roman"/>
          <w:color w:val="000000"/>
          <w:sz w:val="20"/>
          <w:szCs w:val="20"/>
          <w:shd w:val="clear" w:color="auto" w:fill="FFFFFF"/>
        </w:rPr>
        <w:t>Packt</w:t>
      </w:r>
      <w:proofErr w:type="spellEnd"/>
      <w:r w:rsidRPr="00051816">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051816" w:rsidRDefault="007D6EA8" w:rsidP="003371F2">
      <w:pPr>
        <w:pStyle w:val="ListParagraph"/>
        <w:jc w:val="left"/>
        <w:rPr>
          <w:rFonts w:cs="Times New Roman"/>
          <w:color w:val="000000"/>
          <w:sz w:val="20"/>
          <w:szCs w:val="20"/>
        </w:rPr>
      </w:pPr>
    </w:p>
    <w:p w14:paraId="67022023" w14:textId="77777777" w:rsidR="007D6EA8" w:rsidRPr="00051816" w:rsidRDefault="007D6EA8"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Uk.norton.com. (n.d.). </w:t>
      </w:r>
      <w:r w:rsidRPr="00051816">
        <w:rPr>
          <w:rFonts w:cs="Times New Roman"/>
          <w:i/>
          <w:iCs/>
          <w:color w:val="000000"/>
          <w:sz w:val="20"/>
          <w:szCs w:val="20"/>
          <w:shd w:val="clear" w:color="auto" w:fill="FFFFFF"/>
        </w:rPr>
        <w:t xml:space="preserve">What Is A </w:t>
      </w:r>
      <w:r w:rsidR="00E93AE3" w:rsidRPr="00051816">
        <w:rPr>
          <w:rFonts w:cs="Times New Roman"/>
          <w:i/>
          <w:iCs/>
          <w:color w:val="000000"/>
          <w:sz w:val="20"/>
          <w:szCs w:val="20"/>
          <w:shd w:val="clear" w:color="auto" w:fill="FFFFFF"/>
        </w:rPr>
        <w:t>Botnet?</w:t>
      </w:r>
      <w:r w:rsidRPr="00051816">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051816" w:rsidRDefault="00065B64" w:rsidP="003371F2">
      <w:pPr>
        <w:pStyle w:val="ListParagraph"/>
        <w:jc w:val="left"/>
        <w:rPr>
          <w:rFonts w:cs="Times New Roman"/>
          <w:color w:val="000000"/>
          <w:sz w:val="20"/>
          <w:szCs w:val="20"/>
        </w:rPr>
      </w:pPr>
    </w:p>
    <w:p w14:paraId="775E39E7" w14:textId="77777777" w:rsidR="00065B64" w:rsidRPr="00051816" w:rsidRDefault="00065B6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Krebs, B. (2017). </w:t>
      </w:r>
      <w:r w:rsidRPr="00051816">
        <w:rPr>
          <w:rFonts w:cs="Times New Roman"/>
          <w:i/>
          <w:iCs/>
          <w:color w:val="000000"/>
          <w:sz w:val="20"/>
          <w:szCs w:val="20"/>
          <w:shd w:val="clear" w:color="auto" w:fill="FFFFFF"/>
        </w:rPr>
        <w:t>Reaper: Calm Before the IoT Security Storm? — Krebs on Security</w:t>
      </w:r>
      <w:r w:rsidRPr="00051816">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051816" w:rsidRDefault="005053AE" w:rsidP="003371F2">
      <w:pPr>
        <w:pStyle w:val="ListParagraph"/>
        <w:jc w:val="left"/>
        <w:rPr>
          <w:rFonts w:cs="Times New Roman"/>
          <w:color w:val="000000"/>
          <w:sz w:val="20"/>
          <w:szCs w:val="20"/>
        </w:rPr>
      </w:pPr>
    </w:p>
    <w:p w14:paraId="5CF2DD3B" w14:textId="77777777" w:rsidR="005053AE" w:rsidRPr="00051816" w:rsidRDefault="005053A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Dlib.net. (n.d.). </w:t>
      </w:r>
      <w:proofErr w:type="spellStart"/>
      <w:r w:rsidRPr="00051816">
        <w:rPr>
          <w:rFonts w:cs="Times New Roman"/>
          <w:i/>
          <w:iCs/>
          <w:color w:val="000000"/>
          <w:sz w:val="20"/>
          <w:szCs w:val="20"/>
          <w:shd w:val="clear" w:color="auto" w:fill="FFFFFF"/>
        </w:rPr>
        <w:t>dlib</w:t>
      </w:r>
      <w:proofErr w:type="spellEnd"/>
      <w:r w:rsidRPr="00051816">
        <w:rPr>
          <w:rFonts w:cs="Times New Roman"/>
          <w:i/>
          <w:iCs/>
          <w:color w:val="000000"/>
          <w:sz w:val="20"/>
          <w:szCs w:val="20"/>
          <w:shd w:val="clear" w:color="auto" w:fill="FFFFFF"/>
        </w:rPr>
        <w:t xml:space="preserve"> C++ Library</w:t>
      </w:r>
      <w:r w:rsidRPr="00051816">
        <w:rPr>
          <w:rFonts w:cs="Times New Roman"/>
          <w:color w:val="000000"/>
          <w:sz w:val="20"/>
          <w:szCs w:val="20"/>
          <w:shd w:val="clear" w:color="auto" w:fill="FFFFFF"/>
        </w:rPr>
        <w:t>. [online] Available at: http://dlib.net/ [Accessed 24 Jun. 2019].</w:t>
      </w:r>
    </w:p>
    <w:p w14:paraId="6C1E0E80" w14:textId="77777777" w:rsidR="00301AC1" w:rsidRPr="00051816" w:rsidRDefault="00301AC1" w:rsidP="003371F2">
      <w:pPr>
        <w:pStyle w:val="ListParagraph"/>
        <w:jc w:val="left"/>
        <w:rPr>
          <w:rFonts w:cs="Times New Roman"/>
          <w:color w:val="000000"/>
          <w:sz w:val="20"/>
          <w:szCs w:val="20"/>
        </w:rPr>
      </w:pPr>
    </w:p>
    <w:p w14:paraId="581F3E2F" w14:textId="77777777" w:rsidR="00301AC1" w:rsidRPr="00051816" w:rsidRDefault="00301AC1"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Docs.opencv.org. (n.d.). </w:t>
      </w:r>
      <w:r w:rsidRPr="00051816">
        <w:rPr>
          <w:rFonts w:cs="Times New Roman"/>
          <w:i/>
          <w:iCs/>
          <w:color w:val="000000"/>
          <w:sz w:val="20"/>
          <w:szCs w:val="20"/>
          <w:shd w:val="clear" w:color="auto" w:fill="FFFFFF"/>
        </w:rPr>
        <w:t xml:space="preserve">OpenCV: Face Detection using </w:t>
      </w:r>
      <w:proofErr w:type="spellStart"/>
      <w:r w:rsidRPr="00051816">
        <w:rPr>
          <w:rFonts w:cs="Times New Roman"/>
          <w:i/>
          <w:iCs/>
          <w:color w:val="000000"/>
          <w:sz w:val="20"/>
          <w:szCs w:val="20"/>
          <w:shd w:val="clear" w:color="auto" w:fill="FFFFFF"/>
        </w:rPr>
        <w:t>Haar</w:t>
      </w:r>
      <w:proofErr w:type="spellEnd"/>
      <w:r w:rsidRPr="00051816">
        <w:rPr>
          <w:rFonts w:cs="Times New Roman"/>
          <w:i/>
          <w:iCs/>
          <w:color w:val="000000"/>
          <w:sz w:val="20"/>
          <w:szCs w:val="20"/>
          <w:shd w:val="clear" w:color="auto" w:fill="FFFFFF"/>
        </w:rPr>
        <w:t xml:space="preserve"> Cascades</w:t>
      </w:r>
      <w:r w:rsidRPr="00051816">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051816" w:rsidRDefault="00470118" w:rsidP="003371F2">
      <w:pPr>
        <w:pStyle w:val="ListParagraph"/>
        <w:jc w:val="left"/>
        <w:rPr>
          <w:rFonts w:cs="Times New Roman"/>
          <w:color w:val="000000"/>
          <w:sz w:val="20"/>
          <w:szCs w:val="20"/>
        </w:rPr>
      </w:pPr>
    </w:p>
    <w:p w14:paraId="687865B6" w14:textId="77777777" w:rsidR="00470118" w:rsidRPr="00051816" w:rsidRDefault="00470118"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Treacy, F. (2019). </w:t>
      </w:r>
      <w:r w:rsidRPr="00051816">
        <w:rPr>
          <w:rFonts w:cs="Times New Roman"/>
          <w:i/>
          <w:iCs/>
          <w:color w:val="000000"/>
          <w:sz w:val="20"/>
          <w:szCs w:val="20"/>
          <w:shd w:val="clear" w:color="auto" w:fill="FFFFFF"/>
        </w:rPr>
        <w:t>HART Communication Made Easy</w:t>
      </w:r>
      <w:r w:rsidRPr="00051816">
        <w:rPr>
          <w:rFonts w:cs="Times New Roman"/>
          <w:color w:val="000000"/>
          <w:sz w:val="20"/>
          <w:szCs w:val="20"/>
          <w:shd w:val="clear" w:color="auto" w:fill="FFFFFF"/>
        </w:rPr>
        <w:t>. [</w:t>
      </w:r>
      <w:proofErr w:type="spellStart"/>
      <w:r w:rsidRPr="00051816">
        <w:rPr>
          <w:rFonts w:cs="Times New Roman"/>
          <w:color w:val="000000"/>
          <w:sz w:val="20"/>
          <w:szCs w:val="20"/>
          <w:shd w:val="clear" w:color="auto" w:fill="FFFFFF"/>
        </w:rPr>
        <w:t>ebook</w:t>
      </w:r>
      <w:proofErr w:type="spellEnd"/>
      <w:r w:rsidRPr="00051816">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051816" w:rsidRDefault="00971203" w:rsidP="003371F2">
      <w:pPr>
        <w:pStyle w:val="ListParagraph"/>
        <w:jc w:val="left"/>
        <w:rPr>
          <w:rFonts w:cs="Times New Roman"/>
          <w:color w:val="000000"/>
          <w:sz w:val="20"/>
          <w:szCs w:val="20"/>
        </w:rPr>
      </w:pPr>
    </w:p>
    <w:p w14:paraId="3656A08D" w14:textId="5F9F43DD" w:rsidR="00971203" w:rsidRPr="00051816" w:rsidRDefault="0097120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Instrumentation and Control Engineering. (2018). </w:t>
      </w:r>
      <w:r w:rsidRPr="00051816">
        <w:rPr>
          <w:rFonts w:cs="Times New Roman"/>
          <w:i/>
          <w:iCs/>
          <w:color w:val="000000"/>
          <w:sz w:val="20"/>
          <w:szCs w:val="20"/>
          <w:shd w:val="clear" w:color="auto" w:fill="FFFFFF"/>
        </w:rPr>
        <w:t>HART (Highway Addressable Remote Transducer) Communication Protocol</w:t>
      </w:r>
      <w:r w:rsidRPr="00051816">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051816" w:rsidRDefault="003C3232" w:rsidP="003371F2">
      <w:pPr>
        <w:pStyle w:val="ListParagraph"/>
        <w:jc w:val="left"/>
        <w:rPr>
          <w:rFonts w:cs="Times New Roman"/>
          <w:color w:val="000000"/>
          <w:sz w:val="20"/>
          <w:szCs w:val="20"/>
        </w:rPr>
      </w:pPr>
    </w:p>
    <w:p w14:paraId="7C29B062" w14:textId="77777777" w:rsidR="003C3232" w:rsidRPr="00051816" w:rsidRDefault="003C3232"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Redis.io. (n.d.). </w:t>
      </w:r>
      <w:r w:rsidRPr="00051816">
        <w:rPr>
          <w:rFonts w:cs="Times New Roman"/>
          <w:i/>
          <w:iCs/>
          <w:color w:val="000000"/>
          <w:sz w:val="20"/>
          <w:szCs w:val="20"/>
          <w:shd w:val="clear" w:color="auto" w:fill="FFFFFF"/>
        </w:rPr>
        <w:t>Redis Protocol specification – Redis</w:t>
      </w:r>
      <w:r w:rsidRPr="00051816">
        <w:rPr>
          <w:rFonts w:cs="Times New Roman"/>
          <w:color w:val="000000"/>
          <w:sz w:val="20"/>
          <w:szCs w:val="20"/>
          <w:shd w:val="clear" w:color="auto" w:fill="FFFFFF"/>
        </w:rPr>
        <w:t>. [online] Available at: https://redis.io/topics/protocol [Accessed 25 Jun. 2019].</w:t>
      </w:r>
    </w:p>
    <w:p w14:paraId="666097DC" w14:textId="77777777" w:rsidR="003E6351" w:rsidRPr="00051816" w:rsidRDefault="003E6351" w:rsidP="003371F2">
      <w:pPr>
        <w:pStyle w:val="ListParagraph"/>
        <w:jc w:val="left"/>
        <w:rPr>
          <w:rFonts w:cs="Times New Roman"/>
          <w:color w:val="000000"/>
          <w:sz w:val="20"/>
          <w:szCs w:val="20"/>
        </w:rPr>
      </w:pPr>
    </w:p>
    <w:p w14:paraId="22AEC14B" w14:textId="77777777" w:rsidR="003E6351" w:rsidRPr="00051816"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lastRenderedPageBreak/>
        <w:t xml:space="preserve">Patel, K. and Upadhyay, H. (2018). </w:t>
      </w:r>
      <w:r w:rsidRPr="00051816">
        <w:rPr>
          <w:rStyle w:val="selectable"/>
          <w:rFonts w:cs="Times New Roman"/>
          <w:i/>
          <w:iCs/>
          <w:color w:val="000000"/>
          <w:sz w:val="20"/>
          <w:szCs w:val="20"/>
        </w:rPr>
        <w:t>A Rule based Approach to Mitigate DDoS attack in IoT Environment</w:t>
      </w:r>
      <w:r w:rsidRPr="00051816">
        <w:rPr>
          <w:rStyle w:val="selectable"/>
          <w:rFonts w:cs="Times New Roman"/>
          <w:color w:val="000000"/>
          <w:sz w:val="20"/>
          <w:szCs w:val="20"/>
        </w:rPr>
        <w:t>. [</w:t>
      </w:r>
      <w:proofErr w:type="spellStart"/>
      <w:r w:rsidRPr="00051816">
        <w:rPr>
          <w:rStyle w:val="selectable"/>
          <w:rFonts w:cs="Times New Roman"/>
          <w:color w:val="000000"/>
          <w:sz w:val="20"/>
          <w:szCs w:val="20"/>
        </w:rPr>
        <w:t>ebook</w:t>
      </w:r>
      <w:proofErr w:type="spellEnd"/>
      <w:r w:rsidRPr="00051816">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051816" w:rsidRDefault="00DC5C95" w:rsidP="00DC5C95">
      <w:pPr>
        <w:pStyle w:val="ListParagraph"/>
        <w:rPr>
          <w:rFonts w:cs="Times New Roman"/>
          <w:color w:val="000000"/>
          <w:sz w:val="20"/>
          <w:szCs w:val="20"/>
        </w:rPr>
      </w:pPr>
    </w:p>
    <w:p w14:paraId="42607F05" w14:textId="77777777" w:rsidR="00DC5C95" w:rsidRPr="00051816" w:rsidRDefault="00DC5C9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Abad, C. and Bonilla, R. (2007). An Analysis on the Schemes for Detecting and Preventing ARP Cache Poisoning Attacks. </w:t>
      </w:r>
      <w:r w:rsidRPr="00051816">
        <w:rPr>
          <w:rFonts w:cs="Times New Roman"/>
          <w:i/>
          <w:iCs/>
          <w:color w:val="000000"/>
          <w:sz w:val="20"/>
          <w:szCs w:val="20"/>
          <w:shd w:val="clear" w:color="auto" w:fill="FFFFFF"/>
        </w:rPr>
        <w:t>27th International Conference on Distributed Computing Systems Workshops (ICDCSW'07)</w:t>
      </w:r>
      <w:r w:rsidRPr="00051816">
        <w:rPr>
          <w:rFonts w:cs="Times New Roman"/>
          <w:color w:val="000000"/>
          <w:sz w:val="20"/>
          <w:szCs w:val="20"/>
          <w:shd w:val="clear" w:color="auto" w:fill="FFFFFF"/>
        </w:rPr>
        <w:t>. [online] Available at: https://ieeexplore.ieee.org/document/4279062 [Accessed 28 Jun. 2019].</w:t>
      </w:r>
    </w:p>
    <w:p w14:paraId="0AF5CAF8" w14:textId="77777777" w:rsidR="005A2BD7" w:rsidRPr="00051816" w:rsidRDefault="005A2BD7" w:rsidP="005A2BD7">
      <w:pPr>
        <w:pStyle w:val="ListParagraph"/>
        <w:rPr>
          <w:rFonts w:cs="Times New Roman"/>
          <w:color w:val="000000"/>
          <w:sz w:val="20"/>
          <w:szCs w:val="20"/>
        </w:rPr>
      </w:pPr>
    </w:p>
    <w:p w14:paraId="12785201" w14:textId="77777777" w:rsidR="005A2BD7" w:rsidRPr="00051816" w:rsidRDefault="005A2BD7"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GitHub. (2019). </w:t>
      </w:r>
      <w:r w:rsidRPr="00051816">
        <w:rPr>
          <w:rFonts w:cs="Times New Roman"/>
          <w:i/>
          <w:iCs/>
          <w:color w:val="000000"/>
          <w:sz w:val="20"/>
          <w:szCs w:val="20"/>
          <w:shd w:val="clear" w:color="auto" w:fill="FFFFFF"/>
        </w:rPr>
        <w:t>jrosebr1/</w:t>
      </w:r>
      <w:proofErr w:type="spellStart"/>
      <w:r w:rsidRPr="00051816">
        <w:rPr>
          <w:rFonts w:cs="Times New Roman"/>
          <w:i/>
          <w:iCs/>
          <w:color w:val="000000"/>
          <w:sz w:val="20"/>
          <w:szCs w:val="20"/>
          <w:shd w:val="clear" w:color="auto" w:fill="FFFFFF"/>
        </w:rPr>
        <w:t>imutils</w:t>
      </w:r>
      <w:proofErr w:type="spellEnd"/>
      <w:r w:rsidRPr="00051816">
        <w:rPr>
          <w:rFonts w:cs="Times New Roman"/>
          <w:color w:val="000000"/>
          <w:sz w:val="20"/>
          <w:szCs w:val="20"/>
          <w:shd w:val="clear" w:color="auto" w:fill="FFFFFF"/>
        </w:rPr>
        <w:t>. [online] Available at: https://github.com/jrosebr1/imutils [Accessed 28 Jun. 2019].</w:t>
      </w:r>
    </w:p>
    <w:p w14:paraId="2CEEB5E6" w14:textId="77777777" w:rsidR="00EC27C9" w:rsidRPr="00051816" w:rsidRDefault="00EC27C9" w:rsidP="00EC27C9">
      <w:pPr>
        <w:pStyle w:val="ListParagraph"/>
        <w:rPr>
          <w:rFonts w:cs="Times New Roman"/>
          <w:color w:val="000000"/>
          <w:sz w:val="20"/>
          <w:szCs w:val="20"/>
        </w:rPr>
      </w:pPr>
    </w:p>
    <w:p w14:paraId="5CC5019C" w14:textId="77777777" w:rsidR="00EC27C9" w:rsidRPr="00051816"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GeeksforGeeks</w:t>
      </w:r>
      <w:proofErr w:type="spellEnd"/>
      <w:r w:rsidRPr="00051816">
        <w:rPr>
          <w:rFonts w:cs="Times New Roman"/>
          <w:color w:val="000000"/>
          <w:sz w:val="20"/>
          <w:szCs w:val="20"/>
          <w:shd w:val="clear" w:color="auto" w:fill="FFFFFF"/>
        </w:rPr>
        <w:t>. (n.d.). </w:t>
      </w:r>
      <w:r w:rsidRPr="00051816">
        <w:rPr>
          <w:rFonts w:cs="Times New Roman"/>
          <w:i/>
          <w:iCs/>
          <w:color w:val="000000"/>
          <w:sz w:val="20"/>
          <w:szCs w:val="20"/>
          <w:shd w:val="clear" w:color="auto" w:fill="FFFFFF"/>
        </w:rPr>
        <w:t xml:space="preserve">Understanding Python Pickling with example - </w:t>
      </w:r>
      <w:proofErr w:type="spellStart"/>
      <w:r w:rsidRPr="00051816">
        <w:rPr>
          <w:rFonts w:cs="Times New Roman"/>
          <w:i/>
          <w:iCs/>
          <w:color w:val="000000"/>
          <w:sz w:val="20"/>
          <w:szCs w:val="20"/>
          <w:shd w:val="clear" w:color="auto" w:fill="FFFFFF"/>
        </w:rPr>
        <w:t>GeeksforGeeks</w:t>
      </w:r>
      <w:proofErr w:type="spellEnd"/>
      <w:r w:rsidRPr="00051816">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051816" w:rsidRDefault="003B3D2D" w:rsidP="003B3D2D">
      <w:pPr>
        <w:pStyle w:val="ListParagraph"/>
        <w:rPr>
          <w:rFonts w:cs="Times New Roman"/>
          <w:color w:val="000000"/>
          <w:sz w:val="20"/>
          <w:szCs w:val="20"/>
        </w:rPr>
      </w:pPr>
    </w:p>
    <w:p w14:paraId="5FE2E7AA" w14:textId="77777777" w:rsidR="003B3D2D" w:rsidRPr="00051816" w:rsidRDefault="003B3D2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GitHub. (2019). </w:t>
      </w:r>
      <w:proofErr w:type="spellStart"/>
      <w:r w:rsidRPr="00051816">
        <w:rPr>
          <w:rFonts w:cs="Times New Roman"/>
          <w:i/>
          <w:iCs/>
          <w:color w:val="000000"/>
          <w:sz w:val="20"/>
          <w:szCs w:val="20"/>
          <w:shd w:val="clear" w:color="auto" w:fill="FFFFFF"/>
        </w:rPr>
        <w:t>ageitgey</w:t>
      </w:r>
      <w:proofErr w:type="spellEnd"/>
      <w:r w:rsidRPr="00051816">
        <w:rPr>
          <w:rFonts w:cs="Times New Roman"/>
          <w:i/>
          <w:iCs/>
          <w:color w:val="000000"/>
          <w:sz w:val="20"/>
          <w:szCs w:val="20"/>
          <w:shd w:val="clear" w:color="auto" w:fill="FFFFFF"/>
        </w:rPr>
        <w:t>/</w:t>
      </w:r>
      <w:proofErr w:type="spellStart"/>
      <w:r w:rsidRPr="00051816">
        <w:rPr>
          <w:rFonts w:cs="Times New Roman"/>
          <w:i/>
          <w:iCs/>
          <w:color w:val="000000"/>
          <w:sz w:val="20"/>
          <w:szCs w:val="20"/>
          <w:shd w:val="clear" w:color="auto" w:fill="FFFFFF"/>
        </w:rPr>
        <w:t>face_recognition</w:t>
      </w:r>
      <w:proofErr w:type="spellEnd"/>
      <w:r w:rsidRPr="00051816">
        <w:rPr>
          <w:rFonts w:cs="Times New Roman"/>
          <w:color w:val="000000"/>
          <w:sz w:val="20"/>
          <w:szCs w:val="20"/>
          <w:shd w:val="clear" w:color="auto" w:fill="FFFFFF"/>
        </w:rPr>
        <w:t>. [online] Available at: https://github.com/ageitgey/face_recognition [Accessed 28 Jun. 2019].</w:t>
      </w:r>
    </w:p>
    <w:p w14:paraId="1EDE5228" w14:textId="77777777" w:rsidR="00A9385A" w:rsidRPr="00051816" w:rsidRDefault="00A9385A" w:rsidP="00A9385A">
      <w:pPr>
        <w:pStyle w:val="ListParagraph"/>
        <w:rPr>
          <w:rFonts w:cs="Times New Roman"/>
          <w:color w:val="000000"/>
          <w:sz w:val="20"/>
          <w:szCs w:val="20"/>
        </w:rPr>
      </w:pPr>
    </w:p>
    <w:p w14:paraId="52028380" w14:textId="77777777" w:rsidR="00A9385A" w:rsidRPr="00051816"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Pawar</w:t>
      </w:r>
      <w:proofErr w:type="spellEnd"/>
      <w:r w:rsidRPr="00051816">
        <w:rPr>
          <w:rFonts w:cs="Times New Roman"/>
          <w:color w:val="000000"/>
          <w:sz w:val="20"/>
          <w:szCs w:val="20"/>
          <w:shd w:val="clear" w:color="auto" w:fill="FFFFFF"/>
        </w:rPr>
        <w:t xml:space="preserve">, A. and </w:t>
      </w:r>
      <w:proofErr w:type="spellStart"/>
      <w:r w:rsidRPr="00051816">
        <w:rPr>
          <w:rFonts w:cs="Times New Roman"/>
          <w:color w:val="000000"/>
          <w:sz w:val="20"/>
          <w:szCs w:val="20"/>
          <w:shd w:val="clear" w:color="auto" w:fill="FFFFFF"/>
        </w:rPr>
        <w:t>Umale</w:t>
      </w:r>
      <w:proofErr w:type="spellEnd"/>
      <w:r w:rsidRPr="00051816">
        <w:rPr>
          <w:rFonts w:cs="Times New Roman"/>
          <w:color w:val="000000"/>
          <w:sz w:val="20"/>
          <w:szCs w:val="20"/>
          <w:shd w:val="clear" w:color="auto" w:fill="FFFFFF"/>
        </w:rPr>
        <w:t>, V. (2018). Internet of Things Based Home Security Using Raspberry Pi. </w:t>
      </w:r>
      <w:r w:rsidRPr="00051816">
        <w:rPr>
          <w:rFonts w:cs="Times New Roman"/>
          <w:i/>
          <w:iCs/>
          <w:color w:val="000000"/>
          <w:sz w:val="20"/>
          <w:szCs w:val="20"/>
          <w:shd w:val="clear" w:color="auto" w:fill="FFFFFF"/>
        </w:rPr>
        <w:t>2018 Fourth International Conference on Computing Communication Control and Automation (ICCUBEA)</w:t>
      </w:r>
      <w:r w:rsidRPr="00051816">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051816" w:rsidRDefault="00A01104" w:rsidP="00A01104">
      <w:pPr>
        <w:pStyle w:val="ListParagraph"/>
        <w:rPr>
          <w:rFonts w:cs="Times New Roman"/>
          <w:color w:val="000000"/>
          <w:sz w:val="20"/>
          <w:szCs w:val="20"/>
        </w:rPr>
      </w:pPr>
    </w:p>
    <w:p w14:paraId="3254C183" w14:textId="77777777" w:rsidR="00A01104" w:rsidRPr="00051816" w:rsidRDefault="00A0110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Hussein, N. and Al </w:t>
      </w:r>
      <w:proofErr w:type="spellStart"/>
      <w:r w:rsidRPr="00051816">
        <w:rPr>
          <w:rFonts w:cs="Times New Roman"/>
          <w:color w:val="000000"/>
          <w:sz w:val="20"/>
          <w:szCs w:val="20"/>
          <w:shd w:val="clear" w:color="auto" w:fill="FFFFFF"/>
        </w:rPr>
        <w:t>Mansoori</w:t>
      </w:r>
      <w:proofErr w:type="spellEnd"/>
      <w:r w:rsidRPr="00051816">
        <w:rPr>
          <w:rFonts w:cs="Times New Roman"/>
          <w:color w:val="000000"/>
          <w:sz w:val="20"/>
          <w:szCs w:val="20"/>
          <w:shd w:val="clear" w:color="auto" w:fill="FFFFFF"/>
        </w:rPr>
        <w:t>, I. (2017). Smart Door System for Home Security Using Raspberry pi3. </w:t>
      </w:r>
      <w:r w:rsidRPr="00051816">
        <w:rPr>
          <w:rFonts w:cs="Times New Roman"/>
          <w:i/>
          <w:iCs/>
          <w:color w:val="000000"/>
          <w:sz w:val="20"/>
          <w:szCs w:val="20"/>
          <w:shd w:val="clear" w:color="auto" w:fill="FFFFFF"/>
        </w:rPr>
        <w:t>2017 International Conference on Computer and Applications (ICCA)</w:t>
      </w:r>
      <w:r w:rsidRPr="00051816">
        <w:rPr>
          <w:rFonts w:cs="Times New Roman"/>
          <w:color w:val="000000"/>
          <w:sz w:val="20"/>
          <w:szCs w:val="20"/>
          <w:shd w:val="clear" w:color="auto" w:fill="FFFFFF"/>
        </w:rPr>
        <w:t>. [online] Available at: https://ieeexplore.ieee.org/document/8079785 [Accessed 5 Jul. 2019].</w:t>
      </w:r>
    </w:p>
    <w:p w14:paraId="78908BEA" w14:textId="77777777" w:rsidR="00A573BE" w:rsidRPr="00051816" w:rsidRDefault="00A573BE" w:rsidP="00A573BE">
      <w:pPr>
        <w:pStyle w:val="ListParagraph"/>
        <w:rPr>
          <w:rFonts w:cs="Times New Roman"/>
          <w:color w:val="000000"/>
          <w:sz w:val="20"/>
          <w:szCs w:val="20"/>
        </w:rPr>
      </w:pPr>
    </w:p>
    <w:p w14:paraId="5C547B3B" w14:textId="77777777" w:rsidR="00A573BE" w:rsidRPr="00051816"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Tatli</w:t>
      </w:r>
      <w:proofErr w:type="spellEnd"/>
      <w:r w:rsidRPr="00051816">
        <w:rPr>
          <w:rFonts w:cs="Times New Roman"/>
          <w:color w:val="000000"/>
          <w:sz w:val="20"/>
          <w:szCs w:val="20"/>
          <w:shd w:val="clear" w:color="auto" w:fill="FFFFFF"/>
        </w:rPr>
        <w:t xml:space="preserve">, E. (2015). Cracking More Password Hashes </w:t>
      </w:r>
      <w:r w:rsidR="00E93AE3" w:rsidRPr="00051816">
        <w:rPr>
          <w:rFonts w:cs="Times New Roman"/>
          <w:color w:val="000000"/>
          <w:sz w:val="20"/>
          <w:szCs w:val="20"/>
          <w:shd w:val="clear" w:color="auto" w:fill="FFFFFF"/>
        </w:rPr>
        <w:t>with</w:t>
      </w:r>
      <w:r w:rsidRPr="00051816">
        <w:rPr>
          <w:rFonts w:cs="Times New Roman"/>
          <w:color w:val="000000"/>
          <w:sz w:val="20"/>
          <w:szCs w:val="20"/>
          <w:shd w:val="clear" w:color="auto" w:fill="FFFFFF"/>
        </w:rPr>
        <w:t xml:space="preserve"> Patterns. </w:t>
      </w:r>
      <w:r w:rsidRPr="00051816">
        <w:rPr>
          <w:rFonts w:cs="Times New Roman"/>
          <w:i/>
          <w:iCs/>
          <w:color w:val="000000"/>
          <w:sz w:val="20"/>
          <w:szCs w:val="20"/>
          <w:shd w:val="clear" w:color="auto" w:fill="FFFFFF"/>
        </w:rPr>
        <w:t>IEEE Transactions on Information Forensics and Security</w:t>
      </w:r>
      <w:r w:rsidRPr="00051816">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051816" w:rsidRDefault="00F10A35" w:rsidP="00F10A35">
      <w:pPr>
        <w:pStyle w:val="ListParagraph"/>
        <w:rPr>
          <w:rFonts w:cs="Times New Roman"/>
          <w:color w:val="000000"/>
          <w:sz w:val="20"/>
          <w:szCs w:val="20"/>
        </w:rPr>
      </w:pPr>
    </w:p>
    <w:p w14:paraId="4BFAB3C2" w14:textId="77777777" w:rsidR="00F10A35" w:rsidRPr="00051816" w:rsidRDefault="00F10A3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Arias, D. (2018). </w:t>
      </w:r>
      <w:r w:rsidRPr="00051816">
        <w:rPr>
          <w:rFonts w:cs="Times New Roman"/>
          <w:i/>
          <w:iCs/>
          <w:color w:val="000000"/>
          <w:sz w:val="20"/>
          <w:szCs w:val="20"/>
          <w:shd w:val="clear" w:color="auto" w:fill="FFFFFF"/>
        </w:rPr>
        <w:t>Adding Salt to Hashing: A Better Way to Store Passwords</w:t>
      </w:r>
      <w:r w:rsidRPr="00051816">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051816" w:rsidRDefault="006946AA" w:rsidP="006946AA">
      <w:pPr>
        <w:pStyle w:val="ListParagraph"/>
        <w:rPr>
          <w:rFonts w:cs="Times New Roman"/>
          <w:color w:val="000000"/>
          <w:sz w:val="20"/>
          <w:szCs w:val="20"/>
        </w:rPr>
      </w:pPr>
    </w:p>
    <w:p w14:paraId="7C8485AA" w14:textId="77777777" w:rsidR="006946AA" w:rsidRPr="00051816"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Patel, H. and Rajput, R. (2018). Smart Surveillance System Using Histogram of Oriented Gradients (HOG) Algorithm and </w:t>
      </w:r>
      <w:proofErr w:type="spellStart"/>
      <w:r w:rsidRPr="00051816">
        <w:rPr>
          <w:rStyle w:val="selectable"/>
          <w:rFonts w:cs="Times New Roman"/>
          <w:color w:val="000000"/>
          <w:sz w:val="20"/>
          <w:szCs w:val="20"/>
        </w:rPr>
        <w:t>Haar</w:t>
      </w:r>
      <w:proofErr w:type="spellEnd"/>
      <w:r w:rsidRPr="00051816">
        <w:rPr>
          <w:rStyle w:val="selectable"/>
          <w:rFonts w:cs="Times New Roman"/>
          <w:color w:val="000000"/>
          <w:sz w:val="20"/>
          <w:szCs w:val="20"/>
        </w:rPr>
        <w:t xml:space="preserve"> Cascade Algorithm. </w:t>
      </w:r>
      <w:r w:rsidRPr="00051816">
        <w:rPr>
          <w:rStyle w:val="selectable"/>
          <w:rFonts w:cs="Times New Roman"/>
          <w:i/>
          <w:iCs/>
          <w:color w:val="000000"/>
          <w:sz w:val="20"/>
          <w:szCs w:val="20"/>
        </w:rPr>
        <w:t>2018 Fourth International Conference on Computing Communication Control and Automation (ICCUBEA)</w:t>
      </w:r>
      <w:r w:rsidRPr="00051816">
        <w:rPr>
          <w:rStyle w:val="selectable"/>
          <w:rFonts w:cs="Times New Roman"/>
          <w:color w:val="000000"/>
          <w:sz w:val="20"/>
          <w:szCs w:val="20"/>
        </w:rPr>
        <w:t>. [online] Available at: https://ieeexplore.ieee.org/document/8697464 [Accessed 19 Jul. 2019].</w:t>
      </w:r>
    </w:p>
    <w:p w14:paraId="0308C891" w14:textId="77777777" w:rsidR="00990CCD" w:rsidRPr="00051816" w:rsidRDefault="00990CCD" w:rsidP="00990CCD">
      <w:pPr>
        <w:pStyle w:val="ListParagraph"/>
        <w:rPr>
          <w:rFonts w:cs="Times New Roman"/>
          <w:color w:val="000000"/>
          <w:sz w:val="20"/>
          <w:szCs w:val="20"/>
        </w:rPr>
      </w:pPr>
    </w:p>
    <w:p w14:paraId="03031542" w14:textId="77777777" w:rsidR="00990CCD" w:rsidRPr="00051816"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Noman, M., Yousaf, M. and </w:t>
      </w:r>
      <w:proofErr w:type="spellStart"/>
      <w:r w:rsidRPr="00051816">
        <w:rPr>
          <w:rStyle w:val="selectable"/>
          <w:rFonts w:cs="Times New Roman"/>
          <w:color w:val="000000"/>
          <w:sz w:val="20"/>
          <w:szCs w:val="20"/>
        </w:rPr>
        <w:t>Velastin</w:t>
      </w:r>
      <w:proofErr w:type="spellEnd"/>
      <w:r w:rsidRPr="00051816">
        <w:rPr>
          <w:rStyle w:val="selectable"/>
          <w:rFonts w:cs="Times New Roman"/>
          <w:color w:val="000000"/>
          <w:sz w:val="20"/>
          <w:szCs w:val="20"/>
        </w:rPr>
        <w:t xml:space="preserve">, S. (2016). An Optimized and Fast Scheme for Real-Time Human Detection Using Raspberry Pi. </w:t>
      </w:r>
      <w:r w:rsidRPr="00051816">
        <w:rPr>
          <w:rStyle w:val="selectable"/>
          <w:rFonts w:cs="Times New Roman"/>
          <w:i/>
          <w:iCs/>
          <w:color w:val="000000"/>
          <w:sz w:val="20"/>
          <w:szCs w:val="20"/>
        </w:rPr>
        <w:t>2016 International Conference on Digital Image Computing: Techniques and Applications (DICTA)</w:t>
      </w:r>
      <w:r w:rsidRPr="00051816">
        <w:rPr>
          <w:rStyle w:val="selectable"/>
          <w:rFonts w:cs="Times New Roman"/>
          <w:color w:val="000000"/>
          <w:sz w:val="20"/>
          <w:szCs w:val="20"/>
        </w:rPr>
        <w:t>. [online] Available at: https://ieeexplore.ieee.org/document/7797008 [Accessed 19 Jul. 2019].</w:t>
      </w:r>
    </w:p>
    <w:p w14:paraId="28532965" w14:textId="77777777" w:rsidR="00255468" w:rsidRPr="00051816" w:rsidRDefault="00255468" w:rsidP="00255468">
      <w:pPr>
        <w:pStyle w:val="ListParagraph"/>
        <w:rPr>
          <w:rFonts w:cs="Times New Roman"/>
          <w:color w:val="000000"/>
          <w:sz w:val="20"/>
          <w:szCs w:val="20"/>
        </w:rPr>
      </w:pPr>
    </w:p>
    <w:p w14:paraId="1967DCCF" w14:textId="74775749" w:rsidR="00255468" w:rsidRPr="00051816"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Sqlite.org. (n.d.). </w:t>
      </w:r>
      <w:r w:rsidRPr="00051816">
        <w:rPr>
          <w:rStyle w:val="selectable"/>
          <w:rFonts w:cs="Times New Roman"/>
          <w:i/>
          <w:iCs/>
          <w:color w:val="000000"/>
          <w:sz w:val="20"/>
          <w:szCs w:val="20"/>
        </w:rPr>
        <w:t xml:space="preserve">Distinctive Features </w:t>
      </w:r>
      <w:r w:rsidR="00B73E92" w:rsidRPr="00051816">
        <w:rPr>
          <w:rStyle w:val="selectable"/>
          <w:rFonts w:cs="Times New Roman"/>
          <w:i/>
          <w:iCs/>
          <w:color w:val="000000"/>
          <w:sz w:val="20"/>
          <w:szCs w:val="20"/>
        </w:rPr>
        <w:t>of</w:t>
      </w:r>
      <w:r w:rsidRPr="00051816">
        <w:rPr>
          <w:rStyle w:val="selectable"/>
          <w:rFonts w:cs="Times New Roman"/>
          <w:i/>
          <w:iCs/>
          <w:color w:val="000000"/>
          <w:sz w:val="20"/>
          <w:szCs w:val="20"/>
        </w:rPr>
        <w:t xml:space="preserve"> SQLite</w:t>
      </w:r>
      <w:r w:rsidRPr="00051816">
        <w:rPr>
          <w:rStyle w:val="selectable"/>
          <w:rFonts w:cs="Times New Roman"/>
          <w:color w:val="000000"/>
          <w:sz w:val="20"/>
          <w:szCs w:val="20"/>
        </w:rPr>
        <w:t>. [online] Available at: https://www.sqlite.org/different.html [Accessed 19 Jul. 2019].</w:t>
      </w:r>
    </w:p>
    <w:p w14:paraId="408EAA38" w14:textId="77777777" w:rsidR="00C9502F" w:rsidRPr="00051816" w:rsidRDefault="00C9502F" w:rsidP="00C9502F">
      <w:pPr>
        <w:pStyle w:val="ListParagraph"/>
        <w:rPr>
          <w:rFonts w:cs="Times New Roman"/>
          <w:color w:val="000000"/>
          <w:sz w:val="20"/>
          <w:szCs w:val="20"/>
        </w:rPr>
      </w:pPr>
    </w:p>
    <w:p w14:paraId="3C2508F3" w14:textId="77777777" w:rsidR="00C9502F" w:rsidRPr="00051816"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GitHub. (2019). </w:t>
      </w:r>
      <w:r w:rsidRPr="00051816">
        <w:rPr>
          <w:rStyle w:val="selectable"/>
          <w:rFonts w:cs="Times New Roman"/>
          <w:i/>
          <w:iCs/>
          <w:color w:val="000000"/>
          <w:sz w:val="20"/>
          <w:szCs w:val="20"/>
        </w:rPr>
        <w:t>eclipse/paho.mqtt.m2mqtt</w:t>
      </w:r>
      <w:r w:rsidRPr="00051816">
        <w:rPr>
          <w:rStyle w:val="selectable"/>
          <w:rFonts w:cs="Times New Roman"/>
          <w:color w:val="000000"/>
          <w:sz w:val="20"/>
          <w:szCs w:val="20"/>
        </w:rPr>
        <w:t>. [online] Available at: https://github.com/eclipse/paho.mqtt.m2mqtt [Accessed 19 Jul. 2019].</w:t>
      </w:r>
    </w:p>
    <w:p w14:paraId="73D52D9D" w14:textId="77777777" w:rsidR="005E73FB" w:rsidRPr="00051816" w:rsidRDefault="005E73FB" w:rsidP="005E73FB">
      <w:pPr>
        <w:pStyle w:val="ListParagraph"/>
        <w:rPr>
          <w:rFonts w:cs="Times New Roman"/>
          <w:color w:val="000000"/>
          <w:sz w:val="20"/>
          <w:szCs w:val="20"/>
        </w:rPr>
      </w:pPr>
    </w:p>
    <w:p w14:paraId="5443C9FC" w14:textId="77777777" w:rsidR="005E73FB" w:rsidRPr="00051816" w:rsidRDefault="005E73F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Eclipse </w:t>
      </w:r>
      <w:proofErr w:type="spellStart"/>
      <w:r w:rsidRPr="00051816">
        <w:rPr>
          <w:rFonts w:cs="Times New Roman"/>
          <w:color w:val="000000"/>
          <w:sz w:val="20"/>
          <w:szCs w:val="20"/>
          <w:shd w:val="clear" w:color="auto" w:fill="FFFFFF"/>
        </w:rPr>
        <w:t>Mosquitto</w:t>
      </w:r>
      <w:proofErr w:type="spellEnd"/>
      <w:r w:rsidRPr="00051816">
        <w:rPr>
          <w:rFonts w:cs="Times New Roman"/>
          <w:color w:val="000000"/>
          <w:sz w:val="20"/>
          <w:szCs w:val="20"/>
          <w:shd w:val="clear" w:color="auto" w:fill="FFFFFF"/>
        </w:rPr>
        <w:t>. (n.d.). </w:t>
      </w:r>
      <w:r w:rsidRPr="00051816">
        <w:rPr>
          <w:rFonts w:cs="Times New Roman"/>
          <w:i/>
          <w:iCs/>
          <w:color w:val="000000"/>
          <w:sz w:val="20"/>
          <w:szCs w:val="20"/>
          <w:shd w:val="clear" w:color="auto" w:fill="FFFFFF"/>
        </w:rPr>
        <w:t xml:space="preserve">Eclipse </w:t>
      </w:r>
      <w:proofErr w:type="spellStart"/>
      <w:r w:rsidRPr="00051816">
        <w:rPr>
          <w:rFonts w:cs="Times New Roman"/>
          <w:i/>
          <w:iCs/>
          <w:color w:val="000000"/>
          <w:sz w:val="20"/>
          <w:szCs w:val="20"/>
          <w:shd w:val="clear" w:color="auto" w:fill="FFFFFF"/>
        </w:rPr>
        <w:t>Mosquitto</w:t>
      </w:r>
      <w:proofErr w:type="spellEnd"/>
      <w:r w:rsidRPr="00051816">
        <w:rPr>
          <w:rFonts w:cs="Times New Roman"/>
          <w:color w:val="000000"/>
          <w:sz w:val="20"/>
          <w:szCs w:val="20"/>
          <w:shd w:val="clear" w:color="auto" w:fill="FFFFFF"/>
        </w:rPr>
        <w:t>. [online] Available at: https://mosquitto.org/ [Accessed 27 Jul. 2019].</w:t>
      </w:r>
    </w:p>
    <w:p w14:paraId="47A89C64" w14:textId="77777777" w:rsidR="00A528B3" w:rsidRPr="00051816" w:rsidRDefault="00A528B3" w:rsidP="00A528B3">
      <w:pPr>
        <w:pStyle w:val="ListParagraph"/>
        <w:rPr>
          <w:rFonts w:cs="Times New Roman"/>
          <w:color w:val="000000"/>
          <w:sz w:val="20"/>
          <w:szCs w:val="20"/>
        </w:rPr>
      </w:pPr>
    </w:p>
    <w:p w14:paraId="2A848BFC" w14:textId="77777777" w:rsidR="00A528B3" w:rsidRPr="00051816" w:rsidRDefault="00A528B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Letsencrypt.org. (n.d.). </w:t>
      </w:r>
      <w:r w:rsidRPr="00051816">
        <w:rPr>
          <w:rFonts w:cs="Times New Roman"/>
          <w:i/>
          <w:iCs/>
          <w:color w:val="000000"/>
          <w:sz w:val="20"/>
          <w:szCs w:val="20"/>
          <w:shd w:val="clear" w:color="auto" w:fill="FFFFFF"/>
        </w:rPr>
        <w:t>Getting Started - Let's Encrypt - Free SSL/TLS Certificates</w:t>
      </w:r>
      <w:r w:rsidRPr="00051816">
        <w:rPr>
          <w:rFonts w:cs="Times New Roman"/>
          <w:color w:val="000000"/>
          <w:sz w:val="20"/>
          <w:szCs w:val="20"/>
          <w:shd w:val="clear" w:color="auto" w:fill="FFFFFF"/>
        </w:rPr>
        <w:t>. [online] Available at: https://letsencrypt.org/getting-started/ [Accessed 27 Jul. 2019].</w:t>
      </w:r>
    </w:p>
    <w:p w14:paraId="39FB0C5A" w14:textId="77777777" w:rsidR="00633591" w:rsidRPr="00051816" w:rsidRDefault="00633591" w:rsidP="00633591">
      <w:pPr>
        <w:pStyle w:val="ListParagraph"/>
        <w:rPr>
          <w:rFonts w:cs="Times New Roman"/>
          <w:color w:val="000000"/>
          <w:sz w:val="20"/>
          <w:szCs w:val="20"/>
        </w:rPr>
      </w:pPr>
    </w:p>
    <w:p w14:paraId="6F15AF4F" w14:textId="27E852BB" w:rsidR="00633591" w:rsidRPr="00051816"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lastRenderedPageBreak/>
        <w:t xml:space="preserve">Hivemq.com. (2015). </w:t>
      </w:r>
      <w:r w:rsidRPr="00051816">
        <w:rPr>
          <w:rStyle w:val="selectable"/>
          <w:rFonts w:cs="Times New Roman"/>
          <w:i/>
          <w:iCs/>
          <w:color w:val="000000"/>
          <w:sz w:val="20"/>
          <w:szCs w:val="20"/>
        </w:rPr>
        <w:t>MQTT Message Data Integrity - MQTT Security Fundamentals</w:t>
      </w:r>
      <w:r w:rsidRPr="00051816">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051816" w:rsidRDefault="00142DF6" w:rsidP="00142DF6">
      <w:pPr>
        <w:pStyle w:val="ListParagraph"/>
        <w:rPr>
          <w:rStyle w:val="selectable"/>
          <w:rFonts w:cs="Times New Roman"/>
          <w:color w:val="000000"/>
          <w:sz w:val="20"/>
          <w:szCs w:val="20"/>
        </w:rPr>
      </w:pPr>
    </w:p>
    <w:p w14:paraId="16BAA68E" w14:textId="673AF5AF" w:rsidR="00142DF6" w:rsidRPr="00051816" w:rsidRDefault="00142DF6"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Blumtritt</w:t>
      </w:r>
      <w:proofErr w:type="spellEnd"/>
      <w:r w:rsidRPr="00051816">
        <w:rPr>
          <w:rFonts w:cs="Times New Roman"/>
          <w:color w:val="000000"/>
          <w:sz w:val="20"/>
          <w:szCs w:val="20"/>
          <w:shd w:val="clear" w:color="auto" w:fill="FFFFFF"/>
        </w:rPr>
        <w:t>, C. (2019). </w:t>
      </w:r>
      <w:r w:rsidRPr="00051816">
        <w:rPr>
          <w:rFonts w:cs="Times New Roman"/>
          <w:i/>
          <w:iCs/>
          <w:color w:val="000000"/>
          <w:sz w:val="20"/>
          <w:szCs w:val="20"/>
          <w:shd w:val="clear" w:color="auto" w:fill="FFFFFF"/>
        </w:rPr>
        <w:t>Revenue in the Smart Home segment Security worldwide* 2023 | Statista</w:t>
      </w:r>
      <w:r w:rsidRPr="00051816">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051816" w:rsidRDefault="007549D0" w:rsidP="007549D0">
      <w:pPr>
        <w:pStyle w:val="ListParagraph"/>
        <w:rPr>
          <w:rStyle w:val="selectable"/>
          <w:rFonts w:cs="Times New Roman"/>
          <w:color w:val="000000"/>
          <w:sz w:val="20"/>
          <w:szCs w:val="20"/>
        </w:rPr>
      </w:pPr>
    </w:p>
    <w:p w14:paraId="5BF02E43" w14:textId="000A9080" w:rsidR="007549D0" w:rsidRPr="00051816"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Karagiannis</w:t>
      </w:r>
      <w:proofErr w:type="spellEnd"/>
      <w:r w:rsidRPr="00051816">
        <w:rPr>
          <w:rFonts w:cs="Times New Roman"/>
          <w:color w:val="000000"/>
          <w:sz w:val="20"/>
          <w:szCs w:val="20"/>
          <w:shd w:val="clear" w:color="auto" w:fill="FFFFFF"/>
        </w:rPr>
        <w:t xml:space="preserve">, V., </w:t>
      </w:r>
      <w:proofErr w:type="spellStart"/>
      <w:r w:rsidRPr="00051816">
        <w:rPr>
          <w:rFonts w:cs="Times New Roman"/>
          <w:color w:val="000000"/>
          <w:sz w:val="20"/>
          <w:szCs w:val="20"/>
          <w:shd w:val="clear" w:color="auto" w:fill="FFFFFF"/>
        </w:rPr>
        <w:t>Chatzimisios</w:t>
      </w:r>
      <w:proofErr w:type="spellEnd"/>
      <w:r w:rsidRPr="00051816">
        <w:rPr>
          <w:rFonts w:cs="Times New Roman"/>
          <w:color w:val="000000"/>
          <w:sz w:val="20"/>
          <w:szCs w:val="20"/>
          <w:shd w:val="clear" w:color="auto" w:fill="FFFFFF"/>
        </w:rPr>
        <w:t>, P., Vazquez-Gallego, F. and Alonso-Zarate, J. (2015). A Survey on Application Layer Protocols for the Internet of Things. </w:t>
      </w:r>
      <w:r w:rsidRPr="00051816">
        <w:rPr>
          <w:rFonts w:cs="Times New Roman"/>
          <w:i/>
          <w:iCs/>
          <w:color w:val="000000"/>
          <w:sz w:val="20"/>
          <w:szCs w:val="20"/>
          <w:shd w:val="clear" w:color="auto" w:fill="FFFFFF"/>
        </w:rPr>
        <w:t>CSSN Research Lab, Department of Informatics, Alexander TEI of Thessaloniki, Greece</w:t>
      </w:r>
      <w:r w:rsidRPr="00051816">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051816" w:rsidRDefault="007549D0" w:rsidP="007549D0">
      <w:pPr>
        <w:pStyle w:val="ListParagraph"/>
        <w:rPr>
          <w:rStyle w:val="selectable"/>
          <w:rFonts w:cs="Times New Roman"/>
          <w:color w:val="000000"/>
          <w:sz w:val="20"/>
          <w:szCs w:val="20"/>
        </w:rPr>
      </w:pPr>
    </w:p>
    <w:p w14:paraId="30563D24" w14:textId="5DD7D47B" w:rsidR="007549D0" w:rsidRPr="00051816"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Albazrqaoe</w:t>
      </w:r>
      <w:proofErr w:type="spellEnd"/>
      <w:r w:rsidRPr="00051816">
        <w:rPr>
          <w:rFonts w:cs="Times New Roman"/>
          <w:color w:val="000000"/>
          <w:sz w:val="20"/>
          <w:szCs w:val="20"/>
          <w:shd w:val="clear" w:color="auto" w:fill="FFFFFF"/>
        </w:rPr>
        <w:t>, W., Huang, J. and Xing, G. (2019). A Practical Bluetooth Traffic Sniffing System: Design, Implementation, and Countermeasure. </w:t>
      </w:r>
      <w:r w:rsidRPr="00051816">
        <w:rPr>
          <w:rFonts w:cs="Times New Roman"/>
          <w:i/>
          <w:iCs/>
          <w:color w:val="000000"/>
          <w:sz w:val="20"/>
          <w:szCs w:val="20"/>
          <w:shd w:val="clear" w:color="auto" w:fill="FFFFFF"/>
        </w:rPr>
        <w:t>IEEE/ACM Transactions on Networking</w:t>
      </w:r>
      <w:r w:rsidRPr="00051816">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051816" w:rsidRDefault="00DD07B9" w:rsidP="00DD07B9">
      <w:pPr>
        <w:pStyle w:val="ListParagraph"/>
        <w:rPr>
          <w:rStyle w:val="selectable"/>
          <w:rFonts w:cs="Times New Roman"/>
          <w:color w:val="000000"/>
          <w:sz w:val="20"/>
          <w:szCs w:val="20"/>
        </w:rPr>
      </w:pPr>
    </w:p>
    <w:p w14:paraId="3BFF5D4F" w14:textId="169755D1" w:rsidR="00DD07B9" w:rsidRPr="00051816" w:rsidRDefault="00DD07B9"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Kvarda</w:t>
      </w:r>
      <w:proofErr w:type="spellEnd"/>
      <w:r w:rsidRPr="00051816">
        <w:rPr>
          <w:rFonts w:cs="Times New Roman"/>
          <w:color w:val="000000"/>
          <w:sz w:val="20"/>
          <w:szCs w:val="20"/>
          <w:shd w:val="clear" w:color="auto" w:fill="FFFFFF"/>
        </w:rPr>
        <w:t xml:space="preserve">, L., </w:t>
      </w:r>
      <w:proofErr w:type="spellStart"/>
      <w:r w:rsidRPr="00051816">
        <w:rPr>
          <w:rFonts w:cs="Times New Roman"/>
          <w:color w:val="000000"/>
          <w:sz w:val="20"/>
          <w:szCs w:val="20"/>
          <w:shd w:val="clear" w:color="auto" w:fill="FFFFFF"/>
        </w:rPr>
        <w:t>Hnyk</w:t>
      </w:r>
      <w:proofErr w:type="spellEnd"/>
      <w:r w:rsidRPr="00051816">
        <w:rPr>
          <w:rFonts w:cs="Times New Roman"/>
          <w:color w:val="000000"/>
          <w:sz w:val="20"/>
          <w:szCs w:val="20"/>
          <w:shd w:val="clear" w:color="auto" w:fill="FFFFFF"/>
        </w:rPr>
        <w:t xml:space="preserve">, P., </w:t>
      </w:r>
      <w:proofErr w:type="spellStart"/>
      <w:r w:rsidRPr="00051816">
        <w:rPr>
          <w:rFonts w:cs="Times New Roman"/>
          <w:color w:val="000000"/>
          <w:sz w:val="20"/>
          <w:szCs w:val="20"/>
          <w:shd w:val="clear" w:color="auto" w:fill="FFFFFF"/>
        </w:rPr>
        <w:t>Vojtech</w:t>
      </w:r>
      <w:proofErr w:type="spellEnd"/>
      <w:r w:rsidRPr="00051816">
        <w:rPr>
          <w:rFonts w:cs="Times New Roman"/>
          <w:color w:val="000000"/>
          <w:sz w:val="20"/>
          <w:szCs w:val="20"/>
          <w:shd w:val="clear" w:color="auto" w:fill="FFFFFF"/>
        </w:rPr>
        <w:t xml:space="preserve">, L., </w:t>
      </w:r>
      <w:proofErr w:type="spellStart"/>
      <w:r w:rsidRPr="00051816">
        <w:rPr>
          <w:rFonts w:cs="Times New Roman"/>
          <w:color w:val="000000"/>
          <w:sz w:val="20"/>
          <w:szCs w:val="20"/>
          <w:shd w:val="clear" w:color="auto" w:fill="FFFFFF"/>
        </w:rPr>
        <w:t>Lokaj</w:t>
      </w:r>
      <w:proofErr w:type="spellEnd"/>
      <w:r w:rsidRPr="00051816">
        <w:rPr>
          <w:rFonts w:cs="Times New Roman"/>
          <w:color w:val="000000"/>
          <w:sz w:val="20"/>
          <w:szCs w:val="20"/>
          <w:shd w:val="clear" w:color="auto" w:fill="FFFFFF"/>
        </w:rPr>
        <w:t xml:space="preserve">, Z., Neruda, M. and </w:t>
      </w:r>
      <w:proofErr w:type="spellStart"/>
      <w:r w:rsidRPr="00051816">
        <w:rPr>
          <w:rFonts w:cs="Times New Roman"/>
          <w:color w:val="000000"/>
          <w:sz w:val="20"/>
          <w:szCs w:val="20"/>
          <w:shd w:val="clear" w:color="auto" w:fill="FFFFFF"/>
        </w:rPr>
        <w:t>Zitta</w:t>
      </w:r>
      <w:proofErr w:type="spellEnd"/>
      <w:r w:rsidRPr="00051816">
        <w:rPr>
          <w:rFonts w:cs="Times New Roman"/>
          <w:color w:val="000000"/>
          <w:sz w:val="20"/>
          <w:szCs w:val="20"/>
          <w:shd w:val="clear" w:color="auto" w:fill="FFFFFF"/>
        </w:rPr>
        <w:t>, T. (2016). Software Implementation of a Secure Firmware Update Solution in an IOT Context. </w:t>
      </w:r>
      <w:r w:rsidRPr="00051816">
        <w:rPr>
          <w:rFonts w:cs="Times New Roman"/>
          <w:i/>
          <w:iCs/>
          <w:color w:val="000000"/>
          <w:sz w:val="20"/>
          <w:szCs w:val="20"/>
          <w:shd w:val="clear" w:color="auto" w:fill="FFFFFF"/>
        </w:rPr>
        <w:t>Advances in Electrical and Electronic Engineering</w:t>
      </w:r>
      <w:r w:rsidRPr="00051816">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051816" w:rsidRDefault="00044DEF" w:rsidP="00044DEF">
      <w:pPr>
        <w:pStyle w:val="ListParagraph"/>
        <w:rPr>
          <w:rStyle w:val="selectable"/>
          <w:rFonts w:cs="Times New Roman"/>
          <w:color w:val="000000"/>
          <w:sz w:val="20"/>
          <w:szCs w:val="20"/>
        </w:rPr>
      </w:pPr>
    </w:p>
    <w:p w14:paraId="46C3E14E" w14:textId="7073A15C" w:rsidR="00044DEF" w:rsidRPr="00051816" w:rsidRDefault="00044DEF"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Elizalde, D. (2019). </w:t>
      </w:r>
      <w:r w:rsidRPr="00051816">
        <w:rPr>
          <w:rFonts w:cs="Times New Roman"/>
          <w:i/>
          <w:iCs/>
          <w:color w:val="000000"/>
          <w:sz w:val="20"/>
          <w:szCs w:val="20"/>
          <w:shd w:val="clear" w:color="auto" w:fill="FFFFFF"/>
        </w:rPr>
        <w:t>How to Protect Your IoT Product from Hackers</w:t>
      </w:r>
      <w:r w:rsidRPr="00051816">
        <w:rPr>
          <w:rFonts w:cs="Times New Roman"/>
          <w:color w:val="000000"/>
          <w:sz w:val="20"/>
          <w:szCs w:val="20"/>
          <w:shd w:val="clear" w:color="auto" w:fill="FFFFFF"/>
        </w:rPr>
        <w:t>. [online] Daniel Elizalde. Available at: https://danielelizalde.com/iot-security-hacks-worst-case-scenario/ [Accessed 13 Aug. 2019].</w:t>
      </w:r>
    </w:p>
    <w:p w14:paraId="31CBF9EB" w14:textId="77777777" w:rsidR="00927D8B" w:rsidRPr="00051816" w:rsidRDefault="00927D8B" w:rsidP="00927D8B">
      <w:pPr>
        <w:pStyle w:val="ListParagraph"/>
        <w:rPr>
          <w:rStyle w:val="selectable"/>
          <w:rFonts w:cs="Times New Roman"/>
          <w:color w:val="000000"/>
          <w:sz w:val="20"/>
          <w:szCs w:val="20"/>
        </w:rPr>
      </w:pPr>
    </w:p>
    <w:p w14:paraId="1F024B46" w14:textId="6B06C9BB" w:rsidR="00927D8B" w:rsidRPr="00051816" w:rsidRDefault="00927D8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Putri </w:t>
      </w:r>
      <w:proofErr w:type="spellStart"/>
      <w:r w:rsidRPr="00051816">
        <w:rPr>
          <w:rFonts w:cs="Times New Roman"/>
          <w:color w:val="000000"/>
          <w:sz w:val="20"/>
          <w:szCs w:val="20"/>
          <w:shd w:val="clear" w:color="auto" w:fill="FFFFFF"/>
        </w:rPr>
        <w:t>Ratna</w:t>
      </w:r>
      <w:proofErr w:type="spellEnd"/>
      <w:r w:rsidRPr="00051816">
        <w:rPr>
          <w:rFonts w:cs="Times New Roman"/>
          <w:color w:val="000000"/>
          <w:sz w:val="20"/>
          <w:szCs w:val="20"/>
          <w:shd w:val="clear" w:color="auto" w:fill="FFFFFF"/>
        </w:rPr>
        <w:t xml:space="preserve">, A., </w:t>
      </w:r>
      <w:proofErr w:type="spellStart"/>
      <w:r w:rsidRPr="00051816">
        <w:rPr>
          <w:rFonts w:cs="Times New Roman"/>
          <w:color w:val="000000"/>
          <w:sz w:val="20"/>
          <w:szCs w:val="20"/>
          <w:shd w:val="clear" w:color="auto" w:fill="FFFFFF"/>
        </w:rPr>
        <w:t>Dewi</w:t>
      </w:r>
      <w:proofErr w:type="spellEnd"/>
      <w:r w:rsidRPr="00051816">
        <w:rPr>
          <w:rFonts w:cs="Times New Roman"/>
          <w:color w:val="000000"/>
          <w:sz w:val="20"/>
          <w:szCs w:val="20"/>
          <w:shd w:val="clear" w:color="auto" w:fill="FFFFFF"/>
        </w:rPr>
        <w:t xml:space="preserve"> </w:t>
      </w:r>
      <w:proofErr w:type="spellStart"/>
      <w:r w:rsidRPr="00051816">
        <w:rPr>
          <w:rFonts w:cs="Times New Roman"/>
          <w:color w:val="000000"/>
          <w:sz w:val="20"/>
          <w:szCs w:val="20"/>
          <w:shd w:val="clear" w:color="auto" w:fill="FFFFFF"/>
        </w:rPr>
        <w:t>Purnamasari</w:t>
      </w:r>
      <w:proofErr w:type="spellEnd"/>
      <w:r w:rsidRPr="00051816">
        <w:rPr>
          <w:rFonts w:cs="Times New Roman"/>
          <w:color w:val="000000"/>
          <w:sz w:val="20"/>
          <w:szCs w:val="20"/>
          <w:shd w:val="clear" w:color="auto" w:fill="FFFFFF"/>
        </w:rPr>
        <w:t xml:space="preserve">, P., </w:t>
      </w:r>
      <w:proofErr w:type="spellStart"/>
      <w:r w:rsidRPr="00051816">
        <w:rPr>
          <w:rFonts w:cs="Times New Roman"/>
          <w:color w:val="000000"/>
          <w:sz w:val="20"/>
          <w:szCs w:val="20"/>
          <w:shd w:val="clear" w:color="auto" w:fill="FFFFFF"/>
        </w:rPr>
        <w:t>Shaugi</w:t>
      </w:r>
      <w:proofErr w:type="spellEnd"/>
      <w:r w:rsidRPr="00051816">
        <w:rPr>
          <w:rFonts w:cs="Times New Roman"/>
          <w:color w:val="000000"/>
          <w:sz w:val="20"/>
          <w:szCs w:val="20"/>
          <w:shd w:val="clear" w:color="auto" w:fill="FFFFFF"/>
        </w:rPr>
        <w:t>, A. and Salman, M. (2013). Analysis and comparison of MD5 and SHA-1 algorithm implementation in Simple-O authentication based security system. </w:t>
      </w:r>
      <w:r w:rsidRPr="00051816">
        <w:rPr>
          <w:rFonts w:cs="Times New Roman"/>
          <w:i/>
          <w:iCs/>
          <w:color w:val="000000"/>
          <w:sz w:val="20"/>
          <w:szCs w:val="20"/>
          <w:shd w:val="clear" w:color="auto" w:fill="FFFFFF"/>
        </w:rPr>
        <w:t xml:space="preserve">2013 International Conference on </w:t>
      </w:r>
      <w:proofErr w:type="spellStart"/>
      <w:r w:rsidRPr="00051816">
        <w:rPr>
          <w:rFonts w:cs="Times New Roman"/>
          <w:i/>
          <w:iCs/>
          <w:color w:val="000000"/>
          <w:sz w:val="20"/>
          <w:szCs w:val="20"/>
          <w:shd w:val="clear" w:color="auto" w:fill="FFFFFF"/>
        </w:rPr>
        <w:t>QiR</w:t>
      </w:r>
      <w:proofErr w:type="spellEnd"/>
      <w:r w:rsidRPr="00051816">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051816" w:rsidRDefault="000B172F" w:rsidP="000B172F">
      <w:pPr>
        <w:pStyle w:val="ListParagraph"/>
        <w:rPr>
          <w:rStyle w:val="selectable"/>
          <w:rFonts w:cs="Times New Roman"/>
          <w:color w:val="000000"/>
          <w:sz w:val="20"/>
          <w:szCs w:val="20"/>
        </w:rPr>
      </w:pPr>
    </w:p>
    <w:p w14:paraId="7E75F75A" w14:textId="4D0EDF2E" w:rsidR="000B172F" w:rsidRPr="00051816"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Viola, P. and Jones, M. (2001). Rapid object detection using a boosted cascade of simple features. </w:t>
      </w:r>
      <w:r w:rsidRPr="00051816">
        <w:rPr>
          <w:rStyle w:val="selectable"/>
          <w:rFonts w:cs="Times New Roman"/>
          <w:i/>
          <w:iCs/>
          <w:color w:val="000000"/>
          <w:sz w:val="20"/>
          <w:szCs w:val="20"/>
        </w:rPr>
        <w:t>Proceedings of the 2001 IEEE Computer Society Conference on Computer Vision and Pattern Recognition. CVPR 2001</w:t>
      </w:r>
      <w:r w:rsidRPr="00051816">
        <w:rPr>
          <w:rStyle w:val="selectable"/>
          <w:rFonts w:cs="Times New Roman"/>
          <w:color w:val="000000"/>
          <w:sz w:val="20"/>
          <w:szCs w:val="20"/>
        </w:rPr>
        <w:t>. [online] Available at: https://ieeexplore.ieee.org/document/990517 [Accessed 1 Aug. 2019].</w:t>
      </w:r>
    </w:p>
    <w:p w14:paraId="1B07E8F6" w14:textId="77777777" w:rsidR="00FA0D05" w:rsidRPr="00051816" w:rsidRDefault="00FA0D05" w:rsidP="00FA0D05">
      <w:pPr>
        <w:pStyle w:val="ListParagraph"/>
        <w:rPr>
          <w:rStyle w:val="selectable"/>
          <w:rFonts w:cs="Times New Roman"/>
          <w:color w:val="000000"/>
          <w:sz w:val="20"/>
          <w:szCs w:val="20"/>
        </w:rPr>
      </w:pPr>
    </w:p>
    <w:p w14:paraId="4E94CC7D" w14:textId="0D416767" w:rsidR="00FA0D05" w:rsidRPr="00051816"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Sqlitebrowser.org. (2019). </w:t>
      </w:r>
      <w:r w:rsidRPr="00051816">
        <w:rPr>
          <w:rStyle w:val="selectable"/>
          <w:rFonts w:cs="Times New Roman"/>
          <w:i/>
          <w:iCs/>
          <w:color w:val="000000"/>
          <w:sz w:val="20"/>
          <w:szCs w:val="20"/>
        </w:rPr>
        <w:t>DB Browser for SQLite</w:t>
      </w:r>
      <w:r w:rsidRPr="00051816">
        <w:rPr>
          <w:rStyle w:val="selectable"/>
          <w:rFonts w:cs="Times New Roman"/>
          <w:color w:val="000000"/>
          <w:sz w:val="20"/>
          <w:szCs w:val="20"/>
        </w:rPr>
        <w:t>. [online] Available at: https://sqlitebrowser.org/ [Accessed 16 Aug. 2019].</w:t>
      </w:r>
    </w:p>
    <w:p w14:paraId="41449E9A" w14:textId="77777777" w:rsidR="002C44C7" w:rsidRPr="00051816" w:rsidRDefault="002C44C7" w:rsidP="002C44C7">
      <w:pPr>
        <w:pStyle w:val="ListParagraph"/>
        <w:rPr>
          <w:rStyle w:val="selectable"/>
          <w:rFonts w:cs="Times New Roman"/>
          <w:color w:val="000000"/>
          <w:sz w:val="20"/>
          <w:szCs w:val="20"/>
        </w:rPr>
      </w:pPr>
    </w:p>
    <w:p w14:paraId="2128A1AD" w14:textId="3AECF6A2" w:rsidR="002C44C7" w:rsidRPr="00051816" w:rsidRDefault="002C44C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SwitchDoc</w:t>
      </w:r>
      <w:proofErr w:type="spellEnd"/>
      <w:r w:rsidRPr="00051816">
        <w:rPr>
          <w:rStyle w:val="selectable"/>
          <w:rFonts w:cs="Times New Roman"/>
          <w:color w:val="000000"/>
          <w:sz w:val="20"/>
          <w:szCs w:val="20"/>
        </w:rPr>
        <w:t xml:space="preserve"> Labs. (2014). </w:t>
      </w:r>
      <w:r w:rsidRPr="00051816">
        <w:rPr>
          <w:rStyle w:val="selectable"/>
          <w:rFonts w:cs="Times New Roman"/>
          <w:i/>
          <w:iCs/>
          <w:color w:val="000000"/>
          <w:sz w:val="20"/>
          <w:szCs w:val="20"/>
        </w:rPr>
        <w:t xml:space="preserve">Reliable Projects 1: </w:t>
      </w:r>
      <w:proofErr w:type="spellStart"/>
      <w:r w:rsidRPr="00051816">
        <w:rPr>
          <w:rStyle w:val="selectable"/>
          <w:rFonts w:cs="Times New Roman"/>
          <w:i/>
          <w:iCs/>
          <w:color w:val="000000"/>
          <w:sz w:val="20"/>
          <w:szCs w:val="20"/>
        </w:rPr>
        <w:t>WatchDog</w:t>
      </w:r>
      <w:proofErr w:type="spellEnd"/>
      <w:r w:rsidRPr="00051816">
        <w:rPr>
          <w:rStyle w:val="selectable"/>
          <w:rFonts w:cs="Times New Roman"/>
          <w:i/>
          <w:iCs/>
          <w:color w:val="000000"/>
          <w:sz w:val="20"/>
          <w:szCs w:val="20"/>
        </w:rPr>
        <w:t xml:space="preserve"> Timers for Raspberry Pi and Arduinos - </w:t>
      </w:r>
      <w:proofErr w:type="spellStart"/>
      <w:r w:rsidRPr="00051816">
        <w:rPr>
          <w:rStyle w:val="selectable"/>
          <w:rFonts w:cs="Times New Roman"/>
          <w:i/>
          <w:iCs/>
          <w:color w:val="000000"/>
          <w:sz w:val="20"/>
          <w:szCs w:val="20"/>
        </w:rPr>
        <w:t>SwitchDoc</w:t>
      </w:r>
      <w:proofErr w:type="spellEnd"/>
      <w:r w:rsidRPr="00051816">
        <w:rPr>
          <w:rStyle w:val="selectable"/>
          <w:rFonts w:cs="Times New Roman"/>
          <w:i/>
          <w:iCs/>
          <w:color w:val="000000"/>
          <w:sz w:val="20"/>
          <w:szCs w:val="20"/>
        </w:rPr>
        <w:t xml:space="preserve"> Labs</w:t>
      </w:r>
      <w:r w:rsidRPr="00051816">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051816" w:rsidRDefault="00CD19F4" w:rsidP="00CD19F4">
      <w:pPr>
        <w:pStyle w:val="ListParagraph"/>
        <w:rPr>
          <w:rStyle w:val="selectable"/>
          <w:rFonts w:cs="Times New Roman"/>
          <w:color w:val="000000"/>
          <w:sz w:val="20"/>
          <w:szCs w:val="20"/>
        </w:rPr>
      </w:pPr>
    </w:p>
    <w:p w14:paraId="2FBE80A4" w14:textId="002DAA6A" w:rsidR="00CD19F4" w:rsidRPr="00051816"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Docs.microsoft.com. (2019). </w:t>
      </w:r>
      <w:proofErr w:type="spellStart"/>
      <w:r w:rsidRPr="00051816">
        <w:rPr>
          <w:rStyle w:val="selectable"/>
          <w:rFonts w:cs="Times New Roman"/>
          <w:i/>
          <w:iCs/>
          <w:color w:val="000000"/>
          <w:sz w:val="20"/>
          <w:szCs w:val="20"/>
        </w:rPr>
        <w:t>System.Security.Cryptography</w:t>
      </w:r>
      <w:proofErr w:type="spellEnd"/>
      <w:r w:rsidRPr="00051816">
        <w:rPr>
          <w:rStyle w:val="selectable"/>
          <w:rFonts w:cs="Times New Roman"/>
          <w:i/>
          <w:iCs/>
          <w:color w:val="000000"/>
          <w:sz w:val="20"/>
          <w:szCs w:val="20"/>
        </w:rPr>
        <w:t xml:space="preserve"> Namespace</w:t>
      </w:r>
      <w:r w:rsidRPr="00051816">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051816" w:rsidRDefault="00FD00D3" w:rsidP="00FD00D3">
      <w:pPr>
        <w:pStyle w:val="ListParagraph"/>
        <w:rPr>
          <w:rStyle w:val="selectable"/>
          <w:rFonts w:cs="Times New Roman"/>
          <w:color w:val="000000"/>
          <w:sz w:val="20"/>
          <w:szCs w:val="20"/>
        </w:rPr>
      </w:pPr>
    </w:p>
    <w:p w14:paraId="72EF61F3" w14:textId="5A43DE46" w:rsidR="00FD00D3" w:rsidRPr="00051816" w:rsidRDefault="00FD00D3"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Bamburic</w:t>
      </w:r>
      <w:proofErr w:type="spellEnd"/>
      <w:r w:rsidRPr="00051816">
        <w:rPr>
          <w:rFonts w:cs="Times New Roman"/>
          <w:color w:val="000000"/>
          <w:sz w:val="20"/>
          <w:szCs w:val="20"/>
          <w:shd w:val="clear" w:color="auto" w:fill="FFFFFF"/>
        </w:rPr>
        <w:t>, M. (2019). </w:t>
      </w:r>
      <w:r w:rsidRPr="00051816">
        <w:rPr>
          <w:rFonts w:cs="Times New Roman"/>
          <w:i/>
          <w:iCs/>
          <w:color w:val="000000"/>
          <w:sz w:val="20"/>
          <w:szCs w:val="20"/>
          <w:shd w:val="clear" w:color="auto" w:fill="FFFFFF"/>
        </w:rPr>
        <w:t>The best new features in Visual Studio 2019 (and Visual Studio 2019 for Mac)</w:t>
      </w:r>
      <w:r w:rsidRPr="00051816">
        <w:rPr>
          <w:rFonts w:cs="Times New Roman"/>
          <w:color w:val="000000"/>
          <w:sz w:val="20"/>
          <w:szCs w:val="20"/>
          <w:shd w:val="clear" w:color="auto" w:fill="FFFFFF"/>
        </w:rPr>
        <w:t xml:space="preserve">. [online] </w:t>
      </w:r>
      <w:proofErr w:type="spellStart"/>
      <w:r w:rsidRPr="00051816">
        <w:rPr>
          <w:rFonts w:cs="Times New Roman"/>
          <w:color w:val="000000"/>
          <w:sz w:val="20"/>
          <w:szCs w:val="20"/>
          <w:shd w:val="clear" w:color="auto" w:fill="FFFFFF"/>
        </w:rPr>
        <w:t>BetaNews</w:t>
      </w:r>
      <w:proofErr w:type="spellEnd"/>
      <w:r w:rsidRPr="00051816">
        <w:rPr>
          <w:rFonts w:cs="Times New Roman"/>
          <w:color w:val="000000"/>
          <w:sz w:val="20"/>
          <w:szCs w:val="20"/>
          <w:shd w:val="clear" w:color="auto" w:fill="FFFFFF"/>
        </w:rPr>
        <w:t>. Available at: https://betanews.com/2019/04/02/best-new-features-visual-studio-2019/ [Accessed 20 Aug. 2019].</w:t>
      </w:r>
    </w:p>
    <w:p w14:paraId="163F2DCE" w14:textId="77777777" w:rsidR="00533C3E" w:rsidRPr="00051816" w:rsidRDefault="00533C3E" w:rsidP="00533C3E">
      <w:pPr>
        <w:pStyle w:val="ListParagraph"/>
        <w:rPr>
          <w:rStyle w:val="selectable"/>
          <w:rFonts w:cs="Times New Roman"/>
          <w:color w:val="000000"/>
          <w:sz w:val="20"/>
          <w:szCs w:val="20"/>
        </w:rPr>
      </w:pPr>
    </w:p>
    <w:p w14:paraId="78B317DD" w14:textId="7E8A0216" w:rsidR="00533C3E" w:rsidRPr="00051816" w:rsidRDefault="00533C3E"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Harmoush</w:t>
      </w:r>
      <w:proofErr w:type="spellEnd"/>
      <w:r w:rsidRPr="00051816">
        <w:rPr>
          <w:rFonts w:cs="Times New Roman"/>
          <w:color w:val="000000"/>
          <w:sz w:val="20"/>
          <w:szCs w:val="20"/>
          <w:shd w:val="clear" w:color="auto" w:fill="FFFFFF"/>
        </w:rPr>
        <w:t>, E. (2015). </w:t>
      </w:r>
      <w:r w:rsidRPr="00051816">
        <w:rPr>
          <w:rFonts w:cs="Times New Roman"/>
          <w:i/>
          <w:iCs/>
          <w:color w:val="000000"/>
          <w:sz w:val="20"/>
          <w:szCs w:val="20"/>
          <w:shd w:val="clear" w:color="auto" w:fill="FFFFFF"/>
        </w:rPr>
        <w:t>Message Integrity – Practical Networking .net</w:t>
      </w:r>
      <w:r w:rsidRPr="00051816">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051816" w:rsidRDefault="00056F0C" w:rsidP="00056F0C">
      <w:pPr>
        <w:pStyle w:val="ListParagraph"/>
        <w:rPr>
          <w:rStyle w:val="selectable"/>
          <w:rFonts w:cs="Times New Roman"/>
          <w:color w:val="000000"/>
          <w:sz w:val="20"/>
          <w:szCs w:val="20"/>
        </w:rPr>
      </w:pPr>
    </w:p>
    <w:p w14:paraId="0F7EFEDB" w14:textId="2BF63D3F" w:rsidR="00056F0C" w:rsidRPr="00051816" w:rsidRDefault="00056F0C"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Mehmood, A. (2017). </w:t>
      </w:r>
      <w:r w:rsidRPr="00051816">
        <w:rPr>
          <w:rFonts w:cs="Times New Roman"/>
          <w:i/>
          <w:iCs/>
          <w:color w:val="000000"/>
          <w:sz w:val="20"/>
          <w:szCs w:val="20"/>
          <w:shd w:val="clear" w:color="auto" w:fill="FFFFFF"/>
        </w:rPr>
        <w:t>Differences between Hash functions, Symmetric &amp; Asymmetric Algorithms</w:t>
      </w:r>
      <w:r w:rsidRPr="00051816">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051816" w:rsidRDefault="004B79ED" w:rsidP="004B79ED">
      <w:pPr>
        <w:pStyle w:val="ListParagraph"/>
        <w:rPr>
          <w:rStyle w:val="selectable"/>
          <w:rFonts w:cs="Times New Roman"/>
          <w:color w:val="000000"/>
          <w:sz w:val="20"/>
          <w:szCs w:val="20"/>
        </w:rPr>
      </w:pPr>
    </w:p>
    <w:p w14:paraId="20985861" w14:textId="357FC5FF" w:rsidR="004B79ED" w:rsidRPr="00051816" w:rsidRDefault="004B79E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Villanueva, J. (2015). </w:t>
      </w:r>
      <w:r w:rsidRPr="00051816">
        <w:rPr>
          <w:rFonts w:cs="Times New Roman"/>
          <w:i/>
          <w:iCs/>
          <w:color w:val="000000"/>
          <w:sz w:val="20"/>
          <w:szCs w:val="20"/>
          <w:shd w:val="clear" w:color="auto" w:fill="FFFFFF"/>
        </w:rPr>
        <w:t>What is a Digital Signature?</w:t>
      </w:r>
      <w:r w:rsidRPr="00051816">
        <w:rPr>
          <w:rFonts w:cs="Times New Roman"/>
          <w:color w:val="000000"/>
          <w:sz w:val="20"/>
          <w:szCs w:val="20"/>
          <w:shd w:val="clear" w:color="auto" w:fill="FFFFFF"/>
        </w:rPr>
        <w:t>. [online] Jscape.com. Available at: https://www.jscape.com/blog/what-is-a-digital-signature [Accessed 20 Aug. 2019].</w:t>
      </w:r>
    </w:p>
    <w:p w14:paraId="3F2F6EE1" w14:textId="77777777" w:rsidR="001F0C69" w:rsidRPr="00051816" w:rsidRDefault="001F0C69" w:rsidP="001F0C69">
      <w:pPr>
        <w:pStyle w:val="ListParagraph"/>
        <w:rPr>
          <w:rStyle w:val="selectable"/>
          <w:rFonts w:cs="Times New Roman"/>
          <w:color w:val="000000"/>
          <w:sz w:val="20"/>
          <w:szCs w:val="20"/>
        </w:rPr>
      </w:pPr>
    </w:p>
    <w:p w14:paraId="01DB9605" w14:textId="5F804BD0" w:rsidR="001F0C69" w:rsidRPr="00051816" w:rsidRDefault="001F0C6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Suchitra, </w:t>
      </w:r>
      <w:proofErr w:type="spellStart"/>
      <w:r w:rsidRPr="00051816">
        <w:rPr>
          <w:rFonts w:cs="Times New Roman"/>
          <w:color w:val="000000"/>
          <w:sz w:val="20"/>
          <w:szCs w:val="20"/>
          <w:shd w:val="clear" w:color="auto" w:fill="FFFFFF"/>
        </w:rPr>
        <w:t>Suja</w:t>
      </w:r>
      <w:proofErr w:type="spellEnd"/>
      <w:r w:rsidRPr="00051816">
        <w:rPr>
          <w:rFonts w:cs="Times New Roman"/>
          <w:color w:val="000000"/>
          <w:sz w:val="20"/>
          <w:szCs w:val="20"/>
          <w:shd w:val="clear" w:color="auto" w:fill="FFFFFF"/>
        </w:rPr>
        <w:t xml:space="preserve"> P. and Tripathi, S. (2016). Real-time emotion recognition from facial images using Raspberry Pi II. </w:t>
      </w:r>
      <w:r w:rsidRPr="00051816">
        <w:rPr>
          <w:rFonts w:cs="Times New Roman"/>
          <w:i/>
          <w:iCs/>
          <w:color w:val="000000"/>
          <w:sz w:val="20"/>
          <w:szCs w:val="20"/>
          <w:shd w:val="clear" w:color="auto" w:fill="FFFFFF"/>
        </w:rPr>
        <w:t>2016 3rd International Conference on Signal Processing and Integrated Networks (SPIN)</w:t>
      </w:r>
      <w:r w:rsidRPr="00051816">
        <w:rPr>
          <w:rFonts w:cs="Times New Roman"/>
          <w:color w:val="000000"/>
          <w:sz w:val="20"/>
          <w:szCs w:val="20"/>
          <w:shd w:val="clear" w:color="auto" w:fill="FFFFFF"/>
        </w:rPr>
        <w:t>. [online] Available at: https://ieeexplore.ieee.org/document/7566780 [Accessed 20 Aug. 2019].</w:t>
      </w:r>
    </w:p>
    <w:p w14:paraId="32B973A1" w14:textId="77777777" w:rsidR="000F2BBF" w:rsidRPr="00051816" w:rsidRDefault="000F2BBF" w:rsidP="000F2BBF">
      <w:pPr>
        <w:pStyle w:val="ListParagraph"/>
        <w:rPr>
          <w:rStyle w:val="selectable"/>
          <w:rFonts w:cs="Times New Roman"/>
          <w:color w:val="000000"/>
          <w:sz w:val="20"/>
          <w:szCs w:val="20"/>
        </w:rPr>
      </w:pPr>
    </w:p>
    <w:p w14:paraId="57E9545C" w14:textId="5D10E8BD" w:rsidR="000F2BBF" w:rsidRPr="00051816" w:rsidRDefault="000F2BBF"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Dlib.net. (2019). </w:t>
      </w:r>
      <w:proofErr w:type="spellStart"/>
      <w:r w:rsidRPr="00051816">
        <w:rPr>
          <w:rFonts w:cs="Times New Roman"/>
          <w:i/>
          <w:iCs/>
          <w:color w:val="000000"/>
          <w:sz w:val="20"/>
          <w:szCs w:val="20"/>
          <w:shd w:val="clear" w:color="auto" w:fill="FFFFFF"/>
        </w:rPr>
        <w:t>dlib</w:t>
      </w:r>
      <w:proofErr w:type="spellEnd"/>
      <w:r w:rsidRPr="00051816">
        <w:rPr>
          <w:rFonts w:cs="Times New Roman"/>
          <w:i/>
          <w:iCs/>
          <w:color w:val="000000"/>
          <w:sz w:val="20"/>
          <w:szCs w:val="20"/>
          <w:shd w:val="clear" w:color="auto" w:fill="FFFFFF"/>
        </w:rPr>
        <w:t xml:space="preserve"> C++ Library</w:t>
      </w:r>
      <w:r w:rsidRPr="00051816">
        <w:rPr>
          <w:rFonts w:cs="Times New Roman"/>
          <w:color w:val="000000"/>
          <w:sz w:val="20"/>
          <w:szCs w:val="20"/>
          <w:shd w:val="clear" w:color="auto" w:fill="FFFFFF"/>
        </w:rPr>
        <w:t>. [online] Available at: http://dlib.net/ [Accessed 20 Aug. 2019].</w:t>
      </w:r>
    </w:p>
    <w:p w14:paraId="3CFA1BCE" w14:textId="77777777" w:rsidR="00256876" w:rsidRPr="00051816" w:rsidRDefault="00256876" w:rsidP="00256876">
      <w:pPr>
        <w:pStyle w:val="ListParagraph"/>
        <w:rPr>
          <w:rStyle w:val="selectable"/>
          <w:rFonts w:cs="Times New Roman"/>
          <w:color w:val="000000"/>
          <w:sz w:val="20"/>
          <w:szCs w:val="20"/>
        </w:rPr>
      </w:pPr>
    </w:p>
    <w:p w14:paraId="6CBD8A43" w14:textId="7F8D8847" w:rsidR="00256876" w:rsidRPr="00051816" w:rsidRDefault="00256876"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Fonts w:cs="Times New Roman"/>
          <w:color w:val="000000"/>
          <w:sz w:val="20"/>
          <w:szCs w:val="20"/>
          <w:shd w:val="clear" w:color="auto" w:fill="FFFFFF"/>
        </w:rPr>
        <w:t>Cherecwich</w:t>
      </w:r>
      <w:proofErr w:type="spellEnd"/>
      <w:r w:rsidRPr="00051816">
        <w:rPr>
          <w:rFonts w:cs="Times New Roman"/>
          <w:color w:val="000000"/>
          <w:sz w:val="20"/>
          <w:szCs w:val="20"/>
          <w:shd w:val="clear" w:color="auto" w:fill="FFFFFF"/>
        </w:rPr>
        <w:t>, P. (2019). </w:t>
      </w:r>
      <w:r w:rsidRPr="00051816">
        <w:rPr>
          <w:rFonts w:cs="Times New Roman"/>
          <w:i/>
          <w:iCs/>
          <w:color w:val="000000"/>
          <w:sz w:val="20"/>
          <w:szCs w:val="20"/>
          <w:shd w:val="clear" w:color="auto" w:fill="FFFFFF"/>
        </w:rPr>
        <w:t>Security vs. Convenience: The Ultimate Trade-Off?</w:t>
      </w:r>
      <w:r w:rsidRPr="00051816">
        <w:rPr>
          <w:rFonts w:cs="Times New Roman"/>
          <w:color w:val="000000"/>
          <w:sz w:val="20"/>
          <w:szCs w:val="20"/>
          <w:shd w:val="clear" w:color="auto" w:fill="FFFFFF"/>
        </w:rPr>
        <w:t>. [online] Medium. Available at: https://medium.com/face-value/security-vs-convenience-the-ultimate-trade-off-843e476bf538 [Accessed 20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0434F44A" w:rsidR="005A5914" w:rsidRDefault="00061256" w:rsidP="00E317C0">
      <w:pPr>
        <w:pStyle w:val="Heading1"/>
      </w:pPr>
      <w:bookmarkStart w:id="461" w:name="_Toc17899754"/>
      <w:r>
        <w:lastRenderedPageBreak/>
        <w:t>Appendices</w:t>
      </w:r>
      <w:bookmarkEnd w:id="461"/>
    </w:p>
    <w:p w14:paraId="7D96E919" w14:textId="05109263" w:rsidR="00061256" w:rsidRDefault="00061256" w:rsidP="00061256"/>
    <w:p w14:paraId="67CC9B88" w14:textId="7B976F34" w:rsidR="00061256" w:rsidRDefault="00061256" w:rsidP="00061256">
      <w:pPr>
        <w:pStyle w:val="Heading2"/>
      </w:pPr>
      <w:bookmarkStart w:id="462" w:name="_Toc17899755"/>
      <w:r>
        <w:t>Appendix A – Raspberry Pi Specifications</w:t>
      </w:r>
      <w:bookmarkEnd w:id="462"/>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BD52F5" w:rsidRDefault="00061256" w:rsidP="009F6818">
            <w:pPr>
              <w:rPr>
                <w:rFonts w:asciiTheme="majorHAnsi" w:hAnsiTheme="majorHAnsi" w:cstheme="majorHAnsi"/>
                <w:b/>
                <w:sz w:val="20"/>
              </w:rPr>
            </w:pPr>
            <w:r w:rsidRPr="00BD52F5">
              <w:rPr>
                <w:rFonts w:asciiTheme="majorHAnsi" w:hAnsiTheme="majorHAnsi" w:cstheme="majorHAnsi"/>
                <w:b/>
                <w:sz w:val="20"/>
              </w:rPr>
              <w:t>Specification</w:t>
            </w:r>
          </w:p>
        </w:tc>
        <w:tc>
          <w:tcPr>
            <w:tcW w:w="7531" w:type="dxa"/>
          </w:tcPr>
          <w:p w14:paraId="53D3E248" w14:textId="77777777" w:rsidR="00061256" w:rsidRPr="00BD52F5" w:rsidRDefault="00061256" w:rsidP="009F6818">
            <w:pPr>
              <w:rPr>
                <w:rFonts w:asciiTheme="majorHAnsi" w:hAnsiTheme="majorHAnsi" w:cstheme="majorHAnsi"/>
                <w:sz w:val="20"/>
              </w:rPr>
            </w:pPr>
          </w:p>
        </w:tc>
      </w:tr>
      <w:tr w:rsidR="00061256" w14:paraId="05D4629D" w14:textId="77777777" w:rsidTr="009F6818">
        <w:tc>
          <w:tcPr>
            <w:tcW w:w="1536" w:type="dxa"/>
          </w:tcPr>
          <w:p w14:paraId="524E7004"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SoC</w:t>
            </w:r>
          </w:p>
        </w:tc>
        <w:tc>
          <w:tcPr>
            <w:tcW w:w="7531" w:type="dxa"/>
          </w:tcPr>
          <w:p w14:paraId="262C2000"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Broadcom BCM2837</w:t>
            </w:r>
          </w:p>
        </w:tc>
      </w:tr>
      <w:tr w:rsidR="00061256" w14:paraId="744F75F0" w14:textId="77777777" w:rsidTr="009F6818">
        <w:tc>
          <w:tcPr>
            <w:tcW w:w="1536" w:type="dxa"/>
          </w:tcPr>
          <w:p w14:paraId="3FD7E6D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CPU</w:t>
            </w:r>
          </w:p>
        </w:tc>
        <w:tc>
          <w:tcPr>
            <w:tcW w:w="7531" w:type="dxa"/>
          </w:tcPr>
          <w:p w14:paraId="58C0B793"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 ARM Cortex-A53, 1.2GHz</w:t>
            </w:r>
          </w:p>
        </w:tc>
      </w:tr>
      <w:tr w:rsidR="00061256" w14:paraId="7626CE3A" w14:textId="77777777" w:rsidTr="009F6818">
        <w:tc>
          <w:tcPr>
            <w:tcW w:w="1536" w:type="dxa"/>
          </w:tcPr>
          <w:p w14:paraId="276C7BD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GPU</w:t>
            </w:r>
          </w:p>
        </w:tc>
        <w:tc>
          <w:tcPr>
            <w:tcW w:w="7531" w:type="dxa"/>
          </w:tcPr>
          <w:p w14:paraId="07D7A021"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 xml:space="preserve">Broadcom </w:t>
            </w:r>
            <w:proofErr w:type="spellStart"/>
            <w:r w:rsidRPr="00BD52F5">
              <w:rPr>
                <w:rFonts w:asciiTheme="majorHAnsi" w:hAnsiTheme="majorHAnsi" w:cstheme="majorHAnsi"/>
                <w:sz w:val="20"/>
              </w:rPr>
              <w:t>VideoCore</w:t>
            </w:r>
            <w:proofErr w:type="spellEnd"/>
            <w:r w:rsidRPr="00BD52F5">
              <w:rPr>
                <w:rFonts w:asciiTheme="majorHAnsi" w:hAnsiTheme="majorHAnsi" w:cstheme="majorHAnsi"/>
                <w:sz w:val="20"/>
              </w:rPr>
              <w:t xml:space="preserve"> IV</w:t>
            </w:r>
          </w:p>
        </w:tc>
      </w:tr>
      <w:tr w:rsidR="00061256" w14:paraId="462C9685" w14:textId="77777777" w:rsidTr="009F6818">
        <w:tc>
          <w:tcPr>
            <w:tcW w:w="1536" w:type="dxa"/>
          </w:tcPr>
          <w:p w14:paraId="49C288C5"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RAM</w:t>
            </w:r>
          </w:p>
        </w:tc>
        <w:tc>
          <w:tcPr>
            <w:tcW w:w="7531" w:type="dxa"/>
          </w:tcPr>
          <w:p w14:paraId="4705D79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1GB LPDDR2 (900 MHz)</w:t>
            </w:r>
          </w:p>
        </w:tc>
      </w:tr>
      <w:tr w:rsidR="00061256" w14:paraId="67FCAA4E" w14:textId="77777777" w:rsidTr="009F6818">
        <w:tc>
          <w:tcPr>
            <w:tcW w:w="1536" w:type="dxa"/>
          </w:tcPr>
          <w:p w14:paraId="37973DEA"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Networking</w:t>
            </w:r>
          </w:p>
        </w:tc>
        <w:tc>
          <w:tcPr>
            <w:tcW w:w="7531" w:type="dxa"/>
          </w:tcPr>
          <w:p w14:paraId="402F0C6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10/100 Ethernet, 2.4GHz 802.11n wireless</w:t>
            </w:r>
          </w:p>
        </w:tc>
      </w:tr>
      <w:tr w:rsidR="00061256" w14:paraId="272C8854" w14:textId="77777777" w:rsidTr="009F6818">
        <w:tc>
          <w:tcPr>
            <w:tcW w:w="1536" w:type="dxa"/>
          </w:tcPr>
          <w:p w14:paraId="631E6413"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Bluetooth</w:t>
            </w:r>
          </w:p>
        </w:tc>
        <w:tc>
          <w:tcPr>
            <w:tcW w:w="7531" w:type="dxa"/>
          </w:tcPr>
          <w:p w14:paraId="1FF222C4"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Bluetooth 4.1 Classic, Bluetooth Low Energy</w:t>
            </w:r>
          </w:p>
        </w:tc>
      </w:tr>
      <w:tr w:rsidR="00061256" w14:paraId="4B5CE5F8" w14:textId="77777777" w:rsidTr="009F6818">
        <w:tc>
          <w:tcPr>
            <w:tcW w:w="1536" w:type="dxa"/>
          </w:tcPr>
          <w:p w14:paraId="7276D129"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Storage</w:t>
            </w:r>
          </w:p>
        </w:tc>
        <w:tc>
          <w:tcPr>
            <w:tcW w:w="7531" w:type="dxa"/>
          </w:tcPr>
          <w:p w14:paraId="5342F925"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microSD</w:t>
            </w:r>
          </w:p>
        </w:tc>
      </w:tr>
      <w:tr w:rsidR="00061256" w14:paraId="255E9EA4" w14:textId="77777777" w:rsidTr="009F6818">
        <w:tc>
          <w:tcPr>
            <w:tcW w:w="1536" w:type="dxa"/>
          </w:tcPr>
          <w:p w14:paraId="45EF39A7"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GPIO</w:t>
            </w:r>
          </w:p>
        </w:tc>
        <w:tc>
          <w:tcPr>
            <w:tcW w:w="7531" w:type="dxa"/>
          </w:tcPr>
          <w:p w14:paraId="05839E5A"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40-pin header, populated</w:t>
            </w:r>
          </w:p>
        </w:tc>
      </w:tr>
      <w:tr w:rsidR="00061256" w14:paraId="414BF15F" w14:textId="77777777" w:rsidTr="009F6818">
        <w:tc>
          <w:tcPr>
            <w:tcW w:w="1536" w:type="dxa"/>
          </w:tcPr>
          <w:p w14:paraId="39F8B90B"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Ports</w:t>
            </w:r>
          </w:p>
        </w:tc>
        <w:tc>
          <w:tcPr>
            <w:tcW w:w="7531" w:type="dxa"/>
          </w:tcPr>
          <w:p w14:paraId="15DFAF12"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HDMI, 3.5mm analogue audio-video jack, 4× USB 2.0, Ethernet, Camera Serial Interface (CSI), Display Serial Interface (DSI)</w:t>
            </w:r>
          </w:p>
        </w:tc>
      </w:tr>
    </w:tbl>
    <w:p w14:paraId="2B43A17A" w14:textId="77777777" w:rsidR="00061256" w:rsidRPr="00061256" w:rsidRDefault="00061256" w:rsidP="00061256"/>
    <w:sectPr w:rsidR="00061256" w:rsidRPr="00061256" w:rsidSect="00F10A35">
      <w:footerReference w:type="default" r:id="rId43"/>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Anna Lito Michala" w:date="2019-08-29T13:01:00Z" w:initials="ALM">
    <w:p w14:paraId="6F5112CC" w14:textId="1CBB4F48" w:rsidR="00F10D71" w:rsidRDefault="00F10D71">
      <w:pPr>
        <w:pStyle w:val="CommentText"/>
      </w:pPr>
      <w:r>
        <w:rPr>
          <w:rStyle w:val="CommentReference"/>
        </w:rPr>
        <w:annotationRef/>
      </w:r>
      <w:r>
        <w:t>remove some words from here after you add the results to make sure you do not go over the limit. If needed merge this with the above paragraph</w:t>
      </w:r>
    </w:p>
  </w:comment>
  <w:comment w:id="9" w:author="Anna Lito Michala" w:date="2019-08-29T13:00:00Z" w:initials="ALM">
    <w:p w14:paraId="346D1EB2" w14:textId="666FEFD8" w:rsidR="00F10D71" w:rsidRDefault="00F10D71">
      <w:pPr>
        <w:pStyle w:val="CommentText"/>
      </w:pPr>
      <w:r>
        <w:rPr>
          <w:rStyle w:val="CommentReference"/>
        </w:rPr>
        <w:annotationRef/>
      </w:r>
      <w:r>
        <w:t xml:space="preserve">Add some of </w:t>
      </w:r>
      <w:proofErr w:type="spellStart"/>
      <w:r>
        <w:t>hour</w:t>
      </w:r>
      <w:proofErr w:type="spellEnd"/>
      <w:r>
        <w:t xml:space="preserve"> findings in these two </w:t>
      </w:r>
      <w:proofErr w:type="spellStart"/>
      <w:r>
        <w:t>paragrahs</w:t>
      </w:r>
      <w:proofErr w:type="spellEnd"/>
      <w:r>
        <w:t xml:space="preserve">. </w:t>
      </w:r>
      <w:proofErr w:type="spellStart"/>
      <w:r>
        <w:t>Eg.</w:t>
      </w:r>
      <w:proofErr w:type="spellEnd"/>
      <w:r>
        <w:t xml:space="preserve"> how successful was the recognition of intruders, what was the worst case </w:t>
      </w:r>
      <w:proofErr w:type="spellStart"/>
      <w:r>
        <w:t>latence</w:t>
      </w:r>
      <w:proofErr w:type="spellEnd"/>
      <w:r>
        <w:t xml:space="preserve"> and how difficult it was to hack the </w:t>
      </w:r>
      <w:proofErr w:type="gramStart"/>
      <w:r>
        <w:t>system</w:t>
      </w:r>
      <w:proofErr w:type="gramEnd"/>
    </w:p>
  </w:comment>
  <w:comment w:id="190" w:author="Anna Lito Michala" w:date="2019-08-07T13:27:00Z" w:initials="ALM">
    <w:p w14:paraId="7CC887C0" w14:textId="77777777" w:rsidR="00F10D71" w:rsidRDefault="00F10D71"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F10D71" w:rsidRDefault="00F10D71" w:rsidP="00B46A29">
      <w:pPr>
        <w:pStyle w:val="CommentText"/>
      </w:pPr>
    </w:p>
    <w:p w14:paraId="6C37411C" w14:textId="77777777" w:rsidR="00F10D71" w:rsidRDefault="00F10D71" w:rsidP="00B46A29">
      <w:pPr>
        <w:pStyle w:val="CommentText"/>
      </w:pPr>
      <w:proofErr w:type="gramStart"/>
      <w:r>
        <w:t>Also</w:t>
      </w:r>
      <w:proofErr w:type="gramEnd"/>
      <w:r>
        <w:t xml:space="preserve"> if these are the most important, then you should explain why you talk about the rest of the headers ? </w:t>
      </w:r>
    </w:p>
  </w:comment>
  <w:comment w:id="225" w:author="Anna Lito Michala" w:date="2019-08-07T14:09:00Z" w:initials="ALM">
    <w:p w14:paraId="6AEDDD1A" w14:textId="77777777" w:rsidR="00F10D71" w:rsidRDefault="00F10D71" w:rsidP="00B46A29">
      <w:pPr>
        <w:pStyle w:val="CommentText"/>
      </w:pPr>
      <w:r>
        <w:rPr>
          <w:rStyle w:val="CommentReference"/>
        </w:rPr>
        <w:annotationRef/>
      </w:r>
      <w:r>
        <w:t>which line is which? please create a legend for this graph and add it as text over the image</w:t>
      </w:r>
    </w:p>
    <w:p w14:paraId="42480F54" w14:textId="77777777" w:rsidR="00F10D71" w:rsidRDefault="00F10D71" w:rsidP="00B46A29">
      <w:pPr>
        <w:pStyle w:val="CommentText"/>
      </w:pPr>
    </w:p>
    <w:p w14:paraId="6180DE1C" w14:textId="77777777" w:rsidR="00F10D71" w:rsidRDefault="00F10D71" w:rsidP="00B46A29">
      <w:pPr>
        <w:pStyle w:val="CommentText"/>
      </w:pPr>
      <w:proofErr w:type="gramStart"/>
      <w:r>
        <w:t>Also</w:t>
      </w:r>
      <w:proofErr w:type="gramEnd"/>
      <w:r>
        <w:t xml:space="preserve"> what is the </w:t>
      </w:r>
      <w:proofErr w:type="spellStart"/>
      <w:r>
        <w:t>testNo</w:t>
      </w:r>
      <w:proofErr w:type="spellEnd"/>
      <w:r>
        <w:t>- what does the vertical axis represent in this graph?</w:t>
      </w:r>
    </w:p>
    <w:p w14:paraId="27D5B4C9" w14:textId="77777777" w:rsidR="00F10D71" w:rsidRDefault="00F10D71" w:rsidP="00B46A29">
      <w:pPr>
        <w:pStyle w:val="CommentText"/>
      </w:pPr>
    </w:p>
    <w:p w14:paraId="4C8549FA" w14:textId="77777777" w:rsidR="00F10D71" w:rsidRDefault="00F10D71" w:rsidP="00B46A29">
      <w:pPr>
        <w:pStyle w:val="CommentText"/>
      </w:pPr>
      <w:r>
        <w:t>There is also a grey line, what is that, is it an average? seen behind the red.</w:t>
      </w:r>
    </w:p>
  </w:comment>
  <w:comment w:id="280" w:author="Anna Lito Michala" w:date="2019-08-29T13:07:00Z" w:initials="ALM">
    <w:p w14:paraId="48214257" w14:textId="21B7FC72" w:rsidR="00F10D71" w:rsidRDefault="00F10D71">
      <w:pPr>
        <w:pStyle w:val="CommentText"/>
      </w:pPr>
      <w:r>
        <w:rPr>
          <w:rStyle w:val="CommentReference"/>
        </w:rPr>
        <w:annotationRef/>
      </w:r>
      <w:r>
        <w:t>is this following the Agile paradigm? if yes then say so</w:t>
      </w:r>
    </w:p>
  </w:comment>
  <w:comment w:id="289" w:author="Anna Lito Michala" w:date="2019-08-29T13:09:00Z" w:initials="ALM">
    <w:p w14:paraId="2A5C5FFB" w14:textId="6182A590" w:rsidR="00EE7AEA" w:rsidRDefault="00F10D71">
      <w:pPr>
        <w:pStyle w:val="CommentText"/>
      </w:pPr>
      <w:r>
        <w:rPr>
          <w:rStyle w:val="CommentReference"/>
        </w:rPr>
        <w:annotationRef/>
      </w:r>
      <w:r>
        <w:t xml:space="preserve">can you please say that this can be changes to a web hosted broker at later stages so that users get the notifications even when they are not at close proximity </w:t>
      </w:r>
      <w:r w:rsidR="00EE7AEA">
        <w:t>? This can be a note here, and then you can say in Future work that you intend to do this but need a secure web broker</w:t>
      </w:r>
    </w:p>
  </w:comment>
  <w:comment w:id="290" w:author="Setup" w:date="2019-08-20T20:20:00Z" w:initials="S">
    <w:p w14:paraId="13D0EBD8" w14:textId="2E4A8693" w:rsidR="00F10D71" w:rsidRDefault="00F10D71">
      <w:pPr>
        <w:pStyle w:val="CommentText"/>
      </w:pPr>
      <w:r>
        <w:rPr>
          <w:rStyle w:val="CommentReference"/>
        </w:rPr>
        <w:annotationRef/>
      </w:r>
      <w:r>
        <w:t>Needs updated</w:t>
      </w:r>
    </w:p>
  </w:comment>
  <w:comment w:id="298" w:author="Anna Lito Michala" w:date="2019-08-29T13:15:00Z" w:initials="ALM">
    <w:p w14:paraId="17E6FD29" w14:textId="3928605A" w:rsidR="00EE7AEA" w:rsidRDefault="00EE7AEA">
      <w:pPr>
        <w:pStyle w:val="CommentText"/>
      </w:pPr>
      <w:r>
        <w:rPr>
          <w:rStyle w:val="CommentReference"/>
        </w:rPr>
        <w:annotationRef/>
      </w:r>
      <w:r>
        <w:t>what do you mean here?</w:t>
      </w:r>
    </w:p>
  </w:comment>
  <w:comment w:id="308" w:author="Anna Lito Michala" w:date="2019-08-29T13:18:00Z" w:initials="ALM">
    <w:p w14:paraId="5D053CC0" w14:textId="563AD85D" w:rsidR="00EE7AEA" w:rsidRDefault="00EE7AEA">
      <w:pPr>
        <w:pStyle w:val="CommentText"/>
      </w:pPr>
      <w:r>
        <w:rPr>
          <w:rStyle w:val="CommentReference"/>
        </w:rPr>
        <w:annotationRef/>
      </w:r>
      <w:r>
        <w:t>?</w:t>
      </w:r>
    </w:p>
  </w:comment>
  <w:comment w:id="311" w:author="Anna Lito Michala" w:date="2019-08-29T13:33:00Z" w:initials="ALM">
    <w:p w14:paraId="68ACA7FA" w14:textId="57C06482" w:rsidR="00CE24DB" w:rsidRDefault="00CE24DB">
      <w:pPr>
        <w:pStyle w:val="CommentText"/>
      </w:pPr>
      <w:r>
        <w:rPr>
          <w:rStyle w:val="CommentReference"/>
        </w:rPr>
        <w:annotationRef/>
      </w:r>
      <w:r>
        <w:t>add the correct section number for where the figures are</w:t>
      </w:r>
    </w:p>
  </w:comment>
  <w:comment w:id="315" w:author="Anna Lito Michala" w:date="2019-08-29T13:40:00Z" w:initials="ALM">
    <w:p w14:paraId="179D764D" w14:textId="2A93D170" w:rsidR="00BB2453" w:rsidRDefault="00BB2453">
      <w:pPr>
        <w:pStyle w:val="CommentText"/>
      </w:pPr>
      <w:r>
        <w:rPr>
          <w:rStyle w:val="CommentReference"/>
        </w:rPr>
        <w:annotationRef/>
      </w:r>
      <w:r>
        <w:t xml:space="preserve">make it </w:t>
      </w:r>
      <w:proofErr w:type="spellStart"/>
      <w:r>
        <w:t>RPi</w:t>
      </w:r>
      <w:proofErr w:type="spellEnd"/>
      <w:r>
        <w:t xml:space="preserve"> please everywhere!</w:t>
      </w:r>
    </w:p>
  </w:comment>
  <w:comment w:id="321" w:author="Anna Lito Michala" w:date="2019-08-29T13:42:00Z" w:initials="ALM">
    <w:p w14:paraId="660AD705" w14:textId="77777777" w:rsidR="00BB2453" w:rsidRDefault="00BB2453">
      <w:pPr>
        <w:pStyle w:val="CommentText"/>
      </w:pPr>
      <w:r>
        <w:rPr>
          <w:rStyle w:val="CommentReference"/>
        </w:rPr>
        <w:annotationRef/>
      </w:r>
      <w:r>
        <w:t xml:space="preserve">You are talking about Figure 21, but I see Figure 19 below… </w:t>
      </w:r>
    </w:p>
    <w:p w14:paraId="7E1B4AE7" w14:textId="77777777" w:rsidR="00BB2453" w:rsidRDefault="00BB2453">
      <w:pPr>
        <w:pStyle w:val="CommentText"/>
      </w:pPr>
    </w:p>
    <w:p w14:paraId="28BEC549" w14:textId="48A4E657" w:rsidR="00BB2453" w:rsidRDefault="00BB2453">
      <w:pPr>
        <w:pStyle w:val="CommentText"/>
      </w:pPr>
      <w:r>
        <w:t xml:space="preserve">Make sure you </w:t>
      </w:r>
      <w:proofErr w:type="spellStart"/>
      <w:r>
        <w:t>refere</w:t>
      </w:r>
      <w:proofErr w:type="spellEnd"/>
      <w:r>
        <w:t xml:space="preserve"> to the correct image, make sure you discuss all images in the text in the same order they are presented. E.g. if Figure 19 is first, you talk about 19 first and then move on</w:t>
      </w:r>
    </w:p>
  </w:comment>
  <w:comment w:id="330" w:author="Anna Lito Michala" w:date="2019-08-29T13:45:00Z" w:initials="ALM">
    <w:p w14:paraId="362B9563" w14:textId="7CD53ABB" w:rsidR="00BB6645" w:rsidRDefault="00BB6645">
      <w:pPr>
        <w:pStyle w:val="CommentText"/>
      </w:pPr>
      <w:r>
        <w:rPr>
          <w:rStyle w:val="CommentReference"/>
        </w:rPr>
        <w:annotationRef/>
      </w:r>
      <w:r>
        <w:t>is this 7 or 6? fix all cross references please ( I know that it is a pain… sorry)</w:t>
      </w:r>
    </w:p>
  </w:comment>
  <w:comment w:id="350" w:author="Anna Lito Michala" w:date="2019-08-29T13:56:00Z" w:initials="ALM">
    <w:p w14:paraId="17B30020" w14:textId="67A1DFAB" w:rsidR="00E45BDB" w:rsidRPr="00E45BDB" w:rsidRDefault="00E45BDB">
      <w:pPr>
        <w:pStyle w:val="CommentText"/>
      </w:pPr>
      <w:r>
        <w:rPr>
          <w:rStyle w:val="CommentReference"/>
        </w:rPr>
        <w:annotationRef/>
      </w:r>
      <w:r>
        <w:t xml:space="preserve">please explain that the intent is to include one as future work but chose one with security provided or being able to incorporate into the system. (something along those lines) </w:t>
      </w:r>
    </w:p>
  </w:comment>
  <w:comment w:id="364" w:author="Anna Lito Michala" w:date="2019-08-29T14:02:00Z" w:initials="ALM">
    <w:p w14:paraId="480E8A86" w14:textId="03C24566" w:rsidR="00E45BDB" w:rsidRDefault="00E45BDB">
      <w:pPr>
        <w:pStyle w:val="CommentText"/>
      </w:pPr>
      <w:r>
        <w:rPr>
          <w:rStyle w:val="CommentReference"/>
        </w:rPr>
        <w:annotationRef/>
      </w:r>
      <w:r>
        <w:t>is it 25?</w:t>
      </w:r>
    </w:p>
  </w:comment>
  <w:comment w:id="365" w:author="Anna Lito Michala" w:date="2019-08-29T13:31:00Z" w:initials="ALM">
    <w:p w14:paraId="4182E807" w14:textId="7D381764" w:rsidR="00CE24DB" w:rsidRDefault="00CE24DB">
      <w:pPr>
        <w:pStyle w:val="CommentText"/>
      </w:pPr>
      <w:r>
        <w:rPr>
          <w:rStyle w:val="CommentReference"/>
        </w:rPr>
        <w:annotationRef/>
      </w:r>
      <w:r>
        <w:t xml:space="preserve">fix this for black-white printing orange key should be </w:t>
      </w:r>
      <w:proofErr w:type="spellStart"/>
      <w:r>
        <w:t>SPu</w:t>
      </w:r>
      <w:proofErr w:type="spellEnd"/>
      <w:r>
        <w:t xml:space="preserve"> and blue should be </w:t>
      </w:r>
      <w:proofErr w:type="spellStart"/>
      <w:r>
        <w:t>SPr</w:t>
      </w:r>
      <w:proofErr w:type="spellEnd"/>
    </w:p>
  </w:comment>
  <w:comment w:id="382" w:author="Anna Lito Michala" w:date="2019-08-29T14:17:00Z" w:initials="ALM">
    <w:p w14:paraId="34B58365" w14:textId="432B3D7A" w:rsidR="003A69A5" w:rsidRDefault="003A69A5">
      <w:pPr>
        <w:pStyle w:val="CommentText"/>
      </w:pPr>
      <w:r>
        <w:rPr>
          <w:rStyle w:val="CommentReference"/>
        </w:rPr>
        <w:annotationRef/>
      </w:r>
      <w:r>
        <w:t>You have not explained in which experiment you record CPU and Memory stress. Please add it in to create better flow with Evaluation section</w:t>
      </w:r>
    </w:p>
  </w:comment>
  <w:comment w:id="384" w:author="Anna Lito Michala" w:date="2019-08-29T14:13:00Z" w:initials="ALM">
    <w:p w14:paraId="67D6BD93" w14:textId="0B9D199D" w:rsidR="003A69A5" w:rsidRDefault="003A69A5">
      <w:pPr>
        <w:pStyle w:val="CommentText"/>
      </w:pPr>
      <w:r>
        <w:rPr>
          <w:rStyle w:val="CommentReference"/>
        </w:rPr>
        <w:annotationRef/>
      </w:r>
      <w:r>
        <w:t>make accuracy 6.1.1 to follow the same flow as the evaluation section and Latency 6.1.2.</w:t>
      </w:r>
    </w:p>
  </w:comment>
  <w:comment w:id="398" w:author="Anna Lito Michala" w:date="2019-08-29T14:11:00Z" w:initials="ALM">
    <w:p w14:paraId="49280E5C" w14:textId="12AF3D7E" w:rsidR="003A69A5" w:rsidRDefault="003A69A5">
      <w:pPr>
        <w:pStyle w:val="CommentText"/>
      </w:pPr>
      <w:r>
        <w:rPr>
          <w:rStyle w:val="CommentReference"/>
        </w:rPr>
        <w:annotationRef/>
      </w:r>
      <w:r>
        <w:t xml:space="preserve">Is DoS and MITM not done? Did you not manage to finish them in time? If that is the case then remove from the evaluation section as well and add a line or two in Future work to explain that it is necessary to test these two attacks before have a solid conclusion on security performance. </w:t>
      </w:r>
    </w:p>
  </w:comment>
  <w:comment w:id="408" w:author="Anna Lito Michala" w:date="2019-08-29T14:15:00Z" w:initials="ALM">
    <w:p w14:paraId="001E2DF3" w14:textId="4F316326" w:rsidR="003A69A5" w:rsidRDefault="003A69A5">
      <w:pPr>
        <w:pStyle w:val="CommentText"/>
      </w:pPr>
      <w:r>
        <w:rPr>
          <w:rStyle w:val="CommentReference"/>
        </w:rPr>
        <w:annotationRef/>
      </w:r>
      <w:r>
        <w:t>was this equation taken from somewhere? If yes then add the reference!</w:t>
      </w:r>
    </w:p>
  </w:comment>
  <w:comment w:id="437" w:author="Anna Lito Michala" w:date="2019-08-29T14:21:00Z" w:initials="ALM">
    <w:p w14:paraId="53DEE033" w14:textId="7726FF97" w:rsidR="00524C1E" w:rsidRDefault="00524C1E">
      <w:pPr>
        <w:pStyle w:val="CommentText"/>
      </w:pPr>
      <w:r>
        <w:rPr>
          <w:rStyle w:val="CommentReference"/>
        </w:rPr>
        <w:annotationRef/>
      </w:r>
      <w:r>
        <w:t xml:space="preserve">I have added more images with the errors that came up on XCode 11.00 which was also not compiling </w:t>
      </w:r>
      <w:r>
        <w:sym w:font="Wingdings" w:char="F04A"/>
      </w:r>
      <w:r>
        <w:t xml:space="preserve"> Please add that </w:t>
      </w:r>
    </w:p>
  </w:comment>
  <w:comment w:id="444" w:author="Dillon, Christopher" w:date="2019-07-31T15:58:00Z" w:initials="DC">
    <w:p w14:paraId="706EC159" w14:textId="77777777" w:rsidR="00F10D71" w:rsidRDefault="00F10D71">
      <w:pPr>
        <w:pStyle w:val="CommentText"/>
      </w:pPr>
      <w:r>
        <w:rPr>
          <w:rStyle w:val="CommentReference"/>
        </w:rPr>
        <w:annotationRef/>
      </w:r>
      <w:r>
        <w:t>Will be updated near the end of the project</w:t>
      </w:r>
    </w:p>
  </w:comment>
  <w:comment w:id="445" w:author="Anna Lito Michala" w:date="2019-08-29T14:23:00Z" w:initials="ALM">
    <w:p w14:paraId="5B4EB39B" w14:textId="404E1BAC" w:rsidR="00524C1E" w:rsidRDefault="00524C1E">
      <w:pPr>
        <w:pStyle w:val="CommentText"/>
      </w:pPr>
      <w:r>
        <w:rPr>
          <w:rStyle w:val="CommentReference"/>
        </w:rPr>
        <w:annotationRef/>
      </w:r>
      <w:r>
        <w:t xml:space="preserve">Move 7.3.4  to experiment setup for security. It is not really an evaluation since you have not tested against </w:t>
      </w:r>
      <w:proofErr w:type="gramStart"/>
      <w:r>
        <w:t>it</w:t>
      </w:r>
      <w:proofErr w:type="gramEnd"/>
      <w:r>
        <w:t xml:space="preserve"> but it is part of developing the experiment setup </w:t>
      </w:r>
      <w:r>
        <w:sym w:font="Wingdings" w:char="F04A"/>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5112CC" w15:done="0"/>
  <w15:commentEx w15:paraId="346D1EB2" w15:done="0"/>
  <w15:commentEx w15:paraId="6C37411C" w15:done="0"/>
  <w15:commentEx w15:paraId="4C8549FA" w15:done="0"/>
  <w15:commentEx w15:paraId="48214257" w15:done="0"/>
  <w15:commentEx w15:paraId="2A5C5FFB" w15:done="0"/>
  <w15:commentEx w15:paraId="13D0EBD8" w15:done="0"/>
  <w15:commentEx w15:paraId="17E6FD29" w15:done="0"/>
  <w15:commentEx w15:paraId="5D053CC0" w15:done="0"/>
  <w15:commentEx w15:paraId="68ACA7FA" w15:done="0"/>
  <w15:commentEx w15:paraId="179D764D" w15:done="0"/>
  <w15:commentEx w15:paraId="28BEC549" w15:done="0"/>
  <w15:commentEx w15:paraId="362B9563" w15:done="0"/>
  <w15:commentEx w15:paraId="17B30020" w15:done="0"/>
  <w15:commentEx w15:paraId="480E8A86" w15:done="0"/>
  <w15:commentEx w15:paraId="4182E807" w15:done="0"/>
  <w15:commentEx w15:paraId="34B58365" w15:done="0"/>
  <w15:commentEx w15:paraId="67D6BD93" w15:done="0"/>
  <w15:commentEx w15:paraId="49280E5C" w15:done="0"/>
  <w15:commentEx w15:paraId="001E2DF3" w15:done="0"/>
  <w15:commentEx w15:paraId="53DEE033" w15:done="0"/>
  <w15:commentEx w15:paraId="706EC159" w15:done="0"/>
  <w15:commentEx w15:paraId="5B4EB39B" w15:paraIdParent="706EC1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5112CC" w16cid:durableId="21124B2D"/>
  <w16cid:commentId w16cid:paraId="346D1EB2" w16cid:durableId="21124AEB"/>
  <w16cid:commentId w16cid:paraId="6C37411C" w16cid:durableId="21124A49"/>
  <w16cid:commentId w16cid:paraId="4C8549FA" w16cid:durableId="21124A4A"/>
  <w16cid:commentId w16cid:paraId="48214257" w16cid:durableId="21124C79"/>
  <w16cid:commentId w16cid:paraId="2A5C5FFB" w16cid:durableId="21124D15"/>
  <w16cid:commentId w16cid:paraId="13D0EBD8" w16cid:durableId="21124A4B"/>
  <w16cid:commentId w16cid:paraId="17E6FD29" w16cid:durableId="21124E63"/>
  <w16cid:commentId w16cid:paraId="5D053CC0" w16cid:durableId="21124F2C"/>
  <w16cid:commentId w16cid:paraId="68ACA7FA" w16cid:durableId="211252AF"/>
  <w16cid:commentId w16cid:paraId="179D764D" w16cid:durableId="21125432"/>
  <w16cid:commentId w16cid:paraId="28BEC549" w16cid:durableId="211254D5"/>
  <w16cid:commentId w16cid:paraId="362B9563" w16cid:durableId="2112558D"/>
  <w16cid:commentId w16cid:paraId="17B30020" w16cid:durableId="211257FD"/>
  <w16cid:commentId w16cid:paraId="480E8A86" w16cid:durableId="2112596E"/>
  <w16cid:commentId w16cid:paraId="4182E807" w16cid:durableId="2112524F"/>
  <w16cid:commentId w16cid:paraId="34B58365" w16cid:durableId="21125CEC"/>
  <w16cid:commentId w16cid:paraId="67D6BD93" w16cid:durableId="21125BFA"/>
  <w16cid:commentId w16cid:paraId="49280E5C" w16cid:durableId="21125B8C"/>
  <w16cid:commentId w16cid:paraId="001E2DF3" w16cid:durableId="21125C9D"/>
  <w16cid:commentId w16cid:paraId="53DEE033" w16cid:durableId="21125E00"/>
  <w16cid:commentId w16cid:paraId="706EC159" w16cid:durableId="21124A4C"/>
  <w16cid:commentId w16cid:paraId="5B4EB39B" w16cid:durableId="21125E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FB163" w14:textId="77777777" w:rsidR="005F076D" w:rsidRDefault="005F076D" w:rsidP="00F10A35">
      <w:pPr>
        <w:spacing w:line="240" w:lineRule="auto"/>
      </w:pPr>
      <w:r>
        <w:separator/>
      </w:r>
    </w:p>
  </w:endnote>
  <w:endnote w:type="continuationSeparator" w:id="0">
    <w:p w14:paraId="041382FA" w14:textId="77777777" w:rsidR="005F076D" w:rsidRDefault="005F076D"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204571"/>
      <w:docPartObj>
        <w:docPartGallery w:val="Page Numbers (Bottom of Page)"/>
        <w:docPartUnique/>
      </w:docPartObj>
    </w:sdtPr>
    <w:sdtEndPr>
      <w:rPr>
        <w:noProof/>
      </w:rPr>
    </w:sdtEndPr>
    <w:sdtContent>
      <w:p w14:paraId="3D84F16B" w14:textId="283B0446" w:rsidR="00F10D71" w:rsidRDefault="00F10D71">
        <w:pPr>
          <w:pStyle w:val="Footer"/>
          <w:jc w:val="right"/>
        </w:pPr>
        <w:r>
          <w:fldChar w:fldCharType="begin"/>
        </w:r>
        <w:r>
          <w:instrText xml:space="preserve"> PAGE   \* MERGEFORMAT </w:instrText>
        </w:r>
        <w:r>
          <w:fldChar w:fldCharType="separate"/>
        </w:r>
        <w:r>
          <w:rPr>
            <w:noProof/>
          </w:rPr>
          <w:t>73</w:t>
        </w:r>
        <w:r>
          <w:rPr>
            <w:noProof/>
          </w:rPr>
          <w:fldChar w:fldCharType="end"/>
        </w:r>
      </w:p>
    </w:sdtContent>
  </w:sdt>
  <w:p w14:paraId="302E68BE" w14:textId="77777777" w:rsidR="00F10D71" w:rsidRDefault="00F10D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14D8AD" w14:textId="77777777" w:rsidR="005F076D" w:rsidRDefault="005F076D" w:rsidP="00F10A35">
      <w:pPr>
        <w:spacing w:line="240" w:lineRule="auto"/>
      </w:pPr>
      <w:r>
        <w:separator/>
      </w:r>
    </w:p>
  </w:footnote>
  <w:footnote w:type="continuationSeparator" w:id="0">
    <w:p w14:paraId="5F300B69" w14:textId="77777777" w:rsidR="005F076D" w:rsidRDefault="005F076D" w:rsidP="00F10A35">
      <w:pPr>
        <w:spacing w:line="240" w:lineRule="auto"/>
      </w:pPr>
      <w:r>
        <w:continuationSeparator/>
      </w:r>
    </w:p>
  </w:footnote>
  <w:footnote w:id="1">
    <w:p w14:paraId="19570229" w14:textId="6735EEE0" w:rsidR="00F10D71" w:rsidRPr="00D20344" w:rsidRDefault="00F10D71">
      <w:pPr>
        <w:pStyle w:val="FootnoteText"/>
        <w:rPr>
          <w:lang w:val="en-US"/>
        </w:rPr>
      </w:pPr>
      <w:r>
        <w:rPr>
          <w:rStyle w:val="FootnoteReference"/>
        </w:rPr>
        <w:footnoteRef/>
      </w:r>
      <w:r>
        <w:t xml:space="preserve"> </w:t>
      </w:r>
      <w:r w:rsidRPr="00D20344">
        <w:t>https://github.com/ChrisPaulDillon/MSc_SurveillanceCam</w:t>
      </w:r>
    </w:p>
  </w:footnote>
  <w:footnote w:id="2">
    <w:p w14:paraId="24F241A3" w14:textId="2C3D83A8" w:rsidR="00F10D71" w:rsidRPr="00D20344" w:rsidRDefault="00F10D71">
      <w:pPr>
        <w:pStyle w:val="FootnoteText"/>
        <w:rPr>
          <w:lang w:val="en-US"/>
        </w:rPr>
      </w:pPr>
      <w:r>
        <w:rPr>
          <w:rStyle w:val="FootnoteReference"/>
        </w:rPr>
        <w:footnoteRef/>
      </w:r>
      <w:r>
        <w:t xml:space="preserve"> </w:t>
      </w:r>
      <w:r w:rsidRPr="00D20344">
        <w:t>https://github.com/ChrisPaulDillon/MSc_SmartHomeApp</w:t>
      </w:r>
    </w:p>
  </w:footnote>
  <w:footnote w:id="3">
    <w:p w14:paraId="378A4245" w14:textId="3EABF381" w:rsidR="00F10D71" w:rsidRPr="00D20344" w:rsidRDefault="00F10D71">
      <w:pPr>
        <w:pStyle w:val="FootnoteText"/>
        <w:rPr>
          <w:lang w:val="en-US"/>
        </w:rPr>
      </w:pPr>
      <w:r>
        <w:rPr>
          <w:rStyle w:val="FootnoteReference"/>
        </w:rPr>
        <w:footnoteRef/>
      </w:r>
      <w:r>
        <w:t xml:space="preserve"> </w:t>
      </w:r>
      <w:r w:rsidRPr="00D20344">
        <w:t>https://github.com/ChrisPaulDillon/MSc_SurveillanceCam/tree/master/DataAnalysis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Lito Michala">
    <w15:presenceInfo w15:providerId="AD" w15:userId="S::annalito.michala@glasgow.ac.uk::2b888698-df2a-43b8-b1b5-9fa5d8f57043"/>
  </w15:person>
  <w15:person w15:author="Setup">
    <w15:presenceInfo w15:providerId="None" w15:userId="Setup"/>
  </w15:person>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GB" w:vendorID="64" w:dllVersion="6" w:nlCheck="1" w:checkStyle="0"/>
  <w:activeWritingStyle w:appName="MSWord" w:lang="en-US" w:vendorID="64" w:dllVersion="6" w:nlCheck="1" w:checkStyle="0"/>
  <w:activeWritingStyle w:appName="MSWord" w:lang="en-GB" w:vendorID="64" w:dllVersion="4096" w:nlCheck="1" w:checkStyle="0"/>
  <w:activeWritingStyle w:appName="MSWord" w:lang="en-US" w:vendorID="64" w:dllVersion="4096"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16A7C"/>
    <w:rsid w:val="00020273"/>
    <w:rsid w:val="000216F2"/>
    <w:rsid w:val="00021E53"/>
    <w:rsid w:val="00026397"/>
    <w:rsid w:val="00026D7D"/>
    <w:rsid w:val="000301F8"/>
    <w:rsid w:val="00031F29"/>
    <w:rsid w:val="00032807"/>
    <w:rsid w:val="000364A2"/>
    <w:rsid w:val="00044DEF"/>
    <w:rsid w:val="000516A8"/>
    <w:rsid w:val="00051816"/>
    <w:rsid w:val="00051C10"/>
    <w:rsid w:val="00056F0C"/>
    <w:rsid w:val="000600FA"/>
    <w:rsid w:val="00060B9D"/>
    <w:rsid w:val="00061256"/>
    <w:rsid w:val="00062E2B"/>
    <w:rsid w:val="00065B64"/>
    <w:rsid w:val="0007015C"/>
    <w:rsid w:val="00073732"/>
    <w:rsid w:val="00075556"/>
    <w:rsid w:val="00075E13"/>
    <w:rsid w:val="00077375"/>
    <w:rsid w:val="00087B2E"/>
    <w:rsid w:val="00090A00"/>
    <w:rsid w:val="00091C4B"/>
    <w:rsid w:val="000930E2"/>
    <w:rsid w:val="000939D5"/>
    <w:rsid w:val="000A4911"/>
    <w:rsid w:val="000A6166"/>
    <w:rsid w:val="000A6C35"/>
    <w:rsid w:val="000A7056"/>
    <w:rsid w:val="000B0407"/>
    <w:rsid w:val="000B172F"/>
    <w:rsid w:val="000B206D"/>
    <w:rsid w:val="000B5074"/>
    <w:rsid w:val="000B7630"/>
    <w:rsid w:val="000C7DF5"/>
    <w:rsid w:val="000D3E24"/>
    <w:rsid w:val="000D5A1F"/>
    <w:rsid w:val="000D679A"/>
    <w:rsid w:val="000F12F3"/>
    <w:rsid w:val="000F22E0"/>
    <w:rsid w:val="000F2BBF"/>
    <w:rsid w:val="000F44CB"/>
    <w:rsid w:val="000F7DD7"/>
    <w:rsid w:val="00101CBA"/>
    <w:rsid w:val="00101EA3"/>
    <w:rsid w:val="0010208D"/>
    <w:rsid w:val="00107204"/>
    <w:rsid w:val="00107D43"/>
    <w:rsid w:val="00110285"/>
    <w:rsid w:val="00111CD4"/>
    <w:rsid w:val="001120E5"/>
    <w:rsid w:val="001123FC"/>
    <w:rsid w:val="0011683B"/>
    <w:rsid w:val="00120C9A"/>
    <w:rsid w:val="001219EC"/>
    <w:rsid w:val="00123631"/>
    <w:rsid w:val="00123DFB"/>
    <w:rsid w:val="00127754"/>
    <w:rsid w:val="00130D20"/>
    <w:rsid w:val="00131767"/>
    <w:rsid w:val="00134F86"/>
    <w:rsid w:val="001361E0"/>
    <w:rsid w:val="00142DF6"/>
    <w:rsid w:val="00143B92"/>
    <w:rsid w:val="00145779"/>
    <w:rsid w:val="00146BC6"/>
    <w:rsid w:val="00146FD6"/>
    <w:rsid w:val="00147D63"/>
    <w:rsid w:val="001501AD"/>
    <w:rsid w:val="001503F5"/>
    <w:rsid w:val="0015231B"/>
    <w:rsid w:val="00152C40"/>
    <w:rsid w:val="00156038"/>
    <w:rsid w:val="00156421"/>
    <w:rsid w:val="00156CFA"/>
    <w:rsid w:val="00156EA7"/>
    <w:rsid w:val="00161A39"/>
    <w:rsid w:val="001639A9"/>
    <w:rsid w:val="00171AA9"/>
    <w:rsid w:val="00171C5D"/>
    <w:rsid w:val="0017517C"/>
    <w:rsid w:val="0017637C"/>
    <w:rsid w:val="00176AF7"/>
    <w:rsid w:val="0017756A"/>
    <w:rsid w:val="00180C8A"/>
    <w:rsid w:val="00183C07"/>
    <w:rsid w:val="00190253"/>
    <w:rsid w:val="00192070"/>
    <w:rsid w:val="00194478"/>
    <w:rsid w:val="0019578E"/>
    <w:rsid w:val="001A08B6"/>
    <w:rsid w:val="001A1C12"/>
    <w:rsid w:val="001B0D98"/>
    <w:rsid w:val="001B1536"/>
    <w:rsid w:val="001B1CAE"/>
    <w:rsid w:val="001B5662"/>
    <w:rsid w:val="001B6C09"/>
    <w:rsid w:val="001C00DF"/>
    <w:rsid w:val="001C0EF8"/>
    <w:rsid w:val="001C172E"/>
    <w:rsid w:val="001C2CF9"/>
    <w:rsid w:val="001C3FCA"/>
    <w:rsid w:val="001C570E"/>
    <w:rsid w:val="001C6B61"/>
    <w:rsid w:val="001D0686"/>
    <w:rsid w:val="001D24A7"/>
    <w:rsid w:val="001D3E63"/>
    <w:rsid w:val="001E032A"/>
    <w:rsid w:val="001E11E6"/>
    <w:rsid w:val="001E43A1"/>
    <w:rsid w:val="001E6FEE"/>
    <w:rsid w:val="001F0A48"/>
    <w:rsid w:val="001F0C69"/>
    <w:rsid w:val="001F10FA"/>
    <w:rsid w:val="001F2B3B"/>
    <w:rsid w:val="001F4786"/>
    <w:rsid w:val="002009CC"/>
    <w:rsid w:val="00210B4B"/>
    <w:rsid w:val="00213FEA"/>
    <w:rsid w:val="002157EE"/>
    <w:rsid w:val="002163BC"/>
    <w:rsid w:val="002200CC"/>
    <w:rsid w:val="0022114F"/>
    <w:rsid w:val="002238A7"/>
    <w:rsid w:val="00223EFD"/>
    <w:rsid w:val="002319B9"/>
    <w:rsid w:val="00236718"/>
    <w:rsid w:val="002407EB"/>
    <w:rsid w:val="002408FE"/>
    <w:rsid w:val="00243CA0"/>
    <w:rsid w:val="00247B76"/>
    <w:rsid w:val="00252B0B"/>
    <w:rsid w:val="00255468"/>
    <w:rsid w:val="00256876"/>
    <w:rsid w:val="00260925"/>
    <w:rsid w:val="00263372"/>
    <w:rsid w:val="00273051"/>
    <w:rsid w:val="00273D67"/>
    <w:rsid w:val="00282899"/>
    <w:rsid w:val="00282DEE"/>
    <w:rsid w:val="00285DB6"/>
    <w:rsid w:val="00290908"/>
    <w:rsid w:val="00290D6E"/>
    <w:rsid w:val="0029200A"/>
    <w:rsid w:val="00295224"/>
    <w:rsid w:val="00296A2F"/>
    <w:rsid w:val="00296B30"/>
    <w:rsid w:val="00296D1B"/>
    <w:rsid w:val="002A3065"/>
    <w:rsid w:val="002A339A"/>
    <w:rsid w:val="002A3441"/>
    <w:rsid w:val="002A4308"/>
    <w:rsid w:val="002A506F"/>
    <w:rsid w:val="002B0503"/>
    <w:rsid w:val="002B40BA"/>
    <w:rsid w:val="002B4648"/>
    <w:rsid w:val="002B631B"/>
    <w:rsid w:val="002C2188"/>
    <w:rsid w:val="002C324F"/>
    <w:rsid w:val="002C36D0"/>
    <w:rsid w:val="002C44C7"/>
    <w:rsid w:val="002C74A2"/>
    <w:rsid w:val="002C7AB4"/>
    <w:rsid w:val="002C7F06"/>
    <w:rsid w:val="002D01F0"/>
    <w:rsid w:val="002E293B"/>
    <w:rsid w:val="002E4ACF"/>
    <w:rsid w:val="002E5923"/>
    <w:rsid w:val="002E785A"/>
    <w:rsid w:val="0030131F"/>
    <w:rsid w:val="00301AC1"/>
    <w:rsid w:val="0030428C"/>
    <w:rsid w:val="00306244"/>
    <w:rsid w:val="00307080"/>
    <w:rsid w:val="003070CE"/>
    <w:rsid w:val="00312990"/>
    <w:rsid w:val="00317A7D"/>
    <w:rsid w:val="00317BD5"/>
    <w:rsid w:val="00324F6D"/>
    <w:rsid w:val="003263F9"/>
    <w:rsid w:val="00330C60"/>
    <w:rsid w:val="00331D18"/>
    <w:rsid w:val="003360AF"/>
    <w:rsid w:val="003371F2"/>
    <w:rsid w:val="00337BF4"/>
    <w:rsid w:val="00342094"/>
    <w:rsid w:val="00346DC3"/>
    <w:rsid w:val="0034758A"/>
    <w:rsid w:val="003501FF"/>
    <w:rsid w:val="0035097A"/>
    <w:rsid w:val="0035115D"/>
    <w:rsid w:val="003514C4"/>
    <w:rsid w:val="00354C38"/>
    <w:rsid w:val="003557DE"/>
    <w:rsid w:val="00364DB5"/>
    <w:rsid w:val="0036655B"/>
    <w:rsid w:val="003725B5"/>
    <w:rsid w:val="0037451B"/>
    <w:rsid w:val="0037599C"/>
    <w:rsid w:val="00376426"/>
    <w:rsid w:val="00376F5F"/>
    <w:rsid w:val="003808DB"/>
    <w:rsid w:val="003849CE"/>
    <w:rsid w:val="00384ACD"/>
    <w:rsid w:val="003868CB"/>
    <w:rsid w:val="00391723"/>
    <w:rsid w:val="0039797F"/>
    <w:rsid w:val="003A0592"/>
    <w:rsid w:val="003A69A5"/>
    <w:rsid w:val="003A6CEB"/>
    <w:rsid w:val="003B1705"/>
    <w:rsid w:val="003B3D2D"/>
    <w:rsid w:val="003B4ED8"/>
    <w:rsid w:val="003B6F4C"/>
    <w:rsid w:val="003C07A5"/>
    <w:rsid w:val="003C0E6F"/>
    <w:rsid w:val="003C3232"/>
    <w:rsid w:val="003C3C06"/>
    <w:rsid w:val="003D0057"/>
    <w:rsid w:val="003D2541"/>
    <w:rsid w:val="003E6351"/>
    <w:rsid w:val="003E6DAE"/>
    <w:rsid w:val="003F0031"/>
    <w:rsid w:val="003F033B"/>
    <w:rsid w:val="003F3F8F"/>
    <w:rsid w:val="003F4127"/>
    <w:rsid w:val="003F7300"/>
    <w:rsid w:val="00402F2A"/>
    <w:rsid w:val="00404483"/>
    <w:rsid w:val="00404D86"/>
    <w:rsid w:val="004068AB"/>
    <w:rsid w:val="00411461"/>
    <w:rsid w:val="00412694"/>
    <w:rsid w:val="00415053"/>
    <w:rsid w:val="0041672A"/>
    <w:rsid w:val="00431355"/>
    <w:rsid w:val="00431B9C"/>
    <w:rsid w:val="00432346"/>
    <w:rsid w:val="00441F61"/>
    <w:rsid w:val="00442638"/>
    <w:rsid w:val="004427EC"/>
    <w:rsid w:val="00442DAD"/>
    <w:rsid w:val="004441D7"/>
    <w:rsid w:val="00445F1C"/>
    <w:rsid w:val="00446FDE"/>
    <w:rsid w:val="00450B4E"/>
    <w:rsid w:val="00454B72"/>
    <w:rsid w:val="0045574E"/>
    <w:rsid w:val="00460F9F"/>
    <w:rsid w:val="00470118"/>
    <w:rsid w:val="0047487A"/>
    <w:rsid w:val="00482A9C"/>
    <w:rsid w:val="00484726"/>
    <w:rsid w:val="00486209"/>
    <w:rsid w:val="00487ABF"/>
    <w:rsid w:val="00492A64"/>
    <w:rsid w:val="00495082"/>
    <w:rsid w:val="004A0123"/>
    <w:rsid w:val="004A09BE"/>
    <w:rsid w:val="004A1676"/>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53AE"/>
    <w:rsid w:val="00507AE3"/>
    <w:rsid w:val="0051073F"/>
    <w:rsid w:val="0051215C"/>
    <w:rsid w:val="00520EB2"/>
    <w:rsid w:val="00523BFC"/>
    <w:rsid w:val="00524C1E"/>
    <w:rsid w:val="00533C3E"/>
    <w:rsid w:val="005343CC"/>
    <w:rsid w:val="00540E91"/>
    <w:rsid w:val="005415AA"/>
    <w:rsid w:val="00545D93"/>
    <w:rsid w:val="00551A7A"/>
    <w:rsid w:val="00552349"/>
    <w:rsid w:val="005541B7"/>
    <w:rsid w:val="005546B6"/>
    <w:rsid w:val="00556973"/>
    <w:rsid w:val="00563C7B"/>
    <w:rsid w:val="00571B69"/>
    <w:rsid w:val="00573863"/>
    <w:rsid w:val="00573E07"/>
    <w:rsid w:val="00574668"/>
    <w:rsid w:val="00575BE1"/>
    <w:rsid w:val="00577B12"/>
    <w:rsid w:val="00580767"/>
    <w:rsid w:val="005827BE"/>
    <w:rsid w:val="00583F68"/>
    <w:rsid w:val="00585189"/>
    <w:rsid w:val="00585E5C"/>
    <w:rsid w:val="005868C6"/>
    <w:rsid w:val="005947A7"/>
    <w:rsid w:val="0059489A"/>
    <w:rsid w:val="00596EBB"/>
    <w:rsid w:val="005A2BD7"/>
    <w:rsid w:val="005A5914"/>
    <w:rsid w:val="005A6FF9"/>
    <w:rsid w:val="005A763A"/>
    <w:rsid w:val="005B42A4"/>
    <w:rsid w:val="005B6005"/>
    <w:rsid w:val="005B6616"/>
    <w:rsid w:val="005C49D5"/>
    <w:rsid w:val="005C4A63"/>
    <w:rsid w:val="005C4E0B"/>
    <w:rsid w:val="005E73FB"/>
    <w:rsid w:val="005F076D"/>
    <w:rsid w:val="005F19FC"/>
    <w:rsid w:val="005F5842"/>
    <w:rsid w:val="006019FA"/>
    <w:rsid w:val="0061194A"/>
    <w:rsid w:val="00614919"/>
    <w:rsid w:val="00615032"/>
    <w:rsid w:val="00615134"/>
    <w:rsid w:val="0061741A"/>
    <w:rsid w:val="00623168"/>
    <w:rsid w:val="00626A2F"/>
    <w:rsid w:val="00630589"/>
    <w:rsid w:val="0063327E"/>
    <w:rsid w:val="00633591"/>
    <w:rsid w:val="00634D83"/>
    <w:rsid w:val="006379CE"/>
    <w:rsid w:val="00643EB6"/>
    <w:rsid w:val="00643F3A"/>
    <w:rsid w:val="006459DF"/>
    <w:rsid w:val="00650487"/>
    <w:rsid w:val="00652150"/>
    <w:rsid w:val="00652727"/>
    <w:rsid w:val="0065389A"/>
    <w:rsid w:val="0065529D"/>
    <w:rsid w:val="00655D92"/>
    <w:rsid w:val="0066312A"/>
    <w:rsid w:val="0066324C"/>
    <w:rsid w:val="00663693"/>
    <w:rsid w:val="006737E3"/>
    <w:rsid w:val="00685C5A"/>
    <w:rsid w:val="00687C64"/>
    <w:rsid w:val="006946AA"/>
    <w:rsid w:val="006978E7"/>
    <w:rsid w:val="006A0576"/>
    <w:rsid w:val="006A18AB"/>
    <w:rsid w:val="006A51EF"/>
    <w:rsid w:val="006C67C7"/>
    <w:rsid w:val="006D3287"/>
    <w:rsid w:val="006E05D9"/>
    <w:rsid w:val="006E15C8"/>
    <w:rsid w:val="006F3B8E"/>
    <w:rsid w:val="006F493E"/>
    <w:rsid w:val="007000F6"/>
    <w:rsid w:val="00705AD3"/>
    <w:rsid w:val="00707B81"/>
    <w:rsid w:val="00711B5F"/>
    <w:rsid w:val="00713852"/>
    <w:rsid w:val="00715D78"/>
    <w:rsid w:val="00715F05"/>
    <w:rsid w:val="00723543"/>
    <w:rsid w:val="00723BB7"/>
    <w:rsid w:val="00723FF1"/>
    <w:rsid w:val="00730862"/>
    <w:rsid w:val="007351F9"/>
    <w:rsid w:val="0073563B"/>
    <w:rsid w:val="0073582B"/>
    <w:rsid w:val="00735B50"/>
    <w:rsid w:val="0074212D"/>
    <w:rsid w:val="00746D0D"/>
    <w:rsid w:val="007472E0"/>
    <w:rsid w:val="007549D0"/>
    <w:rsid w:val="007604D0"/>
    <w:rsid w:val="00763A89"/>
    <w:rsid w:val="0076448F"/>
    <w:rsid w:val="00773CA8"/>
    <w:rsid w:val="007754F5"/>
    <w:rsid w:val="007774BA"/>
    <w:rsid w:val="00780919"/>
    <w:rsid w:val="00781E03"/>
    <w:rsid w:val="007828A1"/>
    <w:rsid w:val="00785278"/>
    <w:rsid w:val="007868B7"/>
    <w:rsid w:val="00792744"/>
    <w:rsid w:val="007A0B62"/>
    <w:rsid w:val="007A2269"/>
    <w:rsid w:val="007A4171"/>
    <w:rsid w:val="007A6E2C"/>
    <w:rsid w:val="007B243D"/>
    <w:rsid w:val="007C1ED5"/>
    <w:rsid w:val="007C585A"/>
    <w:rsid w:val="007C6194"/>
    <w:rsid w:val="007C6D93"/>
    <w:rsid w:val="007D31CC"/>
    <w:rsid w:val="007D49C1"/>
    <w:rsid w:val="007D5AF4"/>
    <w:rsid w:val="007D6EA8"/>
    <w:rsid w:val="007D7E6B"/>
    <w:rsid w:val="007E0DE9"/>
    <w:rsid w:val="007E1882"/>
    <w:rsid w:val="007E1A0D"/>
    <w:rsid w:val="007E5482"/>
    <w:rsid w:val="007E5BBB"/>
    <w:rsid w:val="007E7046"/>
    <w:rsid w:val="007E75CC"/>
    <w:rsid w:val="007F1BCC"/>
    <w:rsid w:val="007F5CD9"/>
    <w:rsid w:val="00800D2B"/>
    <w:rsid w:val="00801710"/>
    <w:rsid w:val="00804D65"/>
    <w:rsid w:val="00805F47"/>
    <w:rsid w:val="00807F69"/>
    <w:rsid w:val="00812619"/>
    <w:rsid w:val="00813BD6"/>
    <w:rsid w:val="0081451A"/>
    <w:rsid w:val="008145FC"/>
    <w:rsid w:val="0081472F"/>
    <w:rsid w:val="0081750E"/>
    <w:rsid w:val="0082341A"/>
    <w:rsid w:val="008247F3"/>
    <w:rsid w:val="00825243"/>
    <w:rsid w:val="0082596C"/>
    <w:rsid w:val="00825B13"/>
    <w:rsid w:val="00827C7A"/>
    <w:rsid w:val="00830170"/>
    <w:rsid w:val="008352F4"/>
    <w:rsid w:val="008367BA"/>
    <w:rsid w:val="00842BA7"/>
    <w:rsid w:val="008443BC"/>
    <w:rsid w:val="00846A4A"/>
    <w:rsid w:val="0085131D"/>
    <w:rsid w:val="008514C9"/>
    <w:rsid w:val="00854719"/>
    <w:rsid w:val="00855382"/>
    <w:rsid w:val="00856A14"/>
    <w:rsid w:val="00860CBF"/>
    <w:rsid w:val="00866248"/>
    <w:rsid w:val="00871531"/>
    <w:rsid w:val="00871C01"/>
    <w:rsid w:val="00873449"/>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0393"/>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5A65"/>
    <w:rsid w:val="009662D9"/>
    <w:rsid w:val="00970164"/>
    <w:rsid w:val="00971203"/>
    <w:rsid w:val="00975020"/>
    <w:rsid w:val="009811CC"/>
    <w:rsid w:val="00981C13"/>
    <w:rsid w:val="00982B65"/>
    <w:rsid w:val="009850B8"/>
    <w:rsid w:val="00986FE2"/>
    <w:rsid w:val="00990CCD"/>
    <w:rsid w:val="00990F47"/>
    <w:rsid w:val="009A03E0"/>
    <w:rsid w:val="009A582F"/>
    <w:rsid w:val="009A7CEA"/>
    <w:rsid w:val="009B0215"/>
    <w:rsid w:val="009B5BB1"/>
    <w:rsid w:val="009C4E13"/>
    <w:rsid w:val="009C5C1F"/>
    <w:rsid w:val="009D0D75"/>
    <w:rsid w:val="009D28F6"/>
    <w:rsid w:val="009D3620"/>
    <w:rsid w:val="009D7A2D"/>
    <w:rsid w:val="009E1BF1"/>
    <w:rsid w:val="009E4ADB"/>
    <w:rsid w:val="009E55B2"/>
    <w:rsid w:val="009F2B38"/>
    <w:rsid w:val="009F3952"/>
    <w:rsid w:val="009F6818"/>
    <w:rsid w:val="00A00267"/>
    <w:rsid w:val="00A01104"/>
    <w:rsid w:val="00A0470F"/>
    <w:rsid w:val="00A06CB0"/>
    <w:rsid w:val="00A070F3"/>
    <w:rsid w:val="00A076C8"/>
    <w:rsid w:val="00A12504"/>
    <w:rsid w:val="00A12A6C"/>
    <w:rsid w:val="00A14B10"/>
    <w:rsid w:val="00A16BFA"/>
    <w:rsid w:val="00A16F6D"/>
    <w:rsid w:val="00A17039"/>
    <w:rsid w:val="00A17AFB"/>
    <w:rsid w:val="00A21E66"/>
    <w:rsid w:val="00A228B9"/>
    <w:rsid w:val="00A27015"/>
    <w:rsid w:val="00A37398"/>
    <w:rsid w:val="00A403AC"/>
    <w:rsid w:val="00A44199"/>
    <w:rsid w:val="00A45512"/>
    <w:rsid w:val="00A476BB"/>
    <w:rsid w:val="00A50042"/>
    <w:rsid w:val="00A528B3"/>
    <w:rsid w:val="00A53C76"/>
    <w:rsid w:val="00A54A18"/>
    <w:rsid w:val="00A573BE"/>
    <w:rsid w:val="00A609D9"/>
    <w:rsid w:val="00A7113D"/>
    <w:rsid w:val="00A74BC6"/>
    <w:rsid w:val="00A84E82"/>
    <w:rsid w:val="00A87CA6"/>
    <w:rsid w:val="00A9035D"/>
    <w:rsid w:val="00A925AC"/>
    <w:rsid w:val="00A9385A"/>
    <w:rsid w:val="00A968C3"/>
    <w:rsid w:val="00AA11AB"/>
    <w:rsid w:val="00AA4FB2"/>
    <w:rsid w:val="00AA7411"/>
    <w:rsid w:val="00AC00D5"/>
    <w:rsid w:val="00AC0EDE"/>
    <w:rsid w:val="00AC4555"/>
    <w:rsid w:val="00AD01E8"/>
    <w:rsid w:val="00AD219B"/>
    <w:rsid w:val="00AE4105"/>
    <w:rsid w:val="00AE45A8"/>
    <w:rsid w:val="00AF06CA"/>
    <w:rsid w:val="00AF1899"/>
    <w:rsid w:val="00AF1F59"/>
    <w:rsid w:val="00AF2D39"/>
    <w:rsid w:val="00AF2DF4"/>
    <w:rsid w:val="00AF302F"/>
    <w:rsid w:val="00AF427F"/>
    <w:rsid w:val="00AF5EC7"/>
    <w:rsid w:val="00B007EB"/>
    <w:rsid w:val="00B0264E"/>
    <w:rsid w:val="00B02BDE"/>
    <w:rsid w:val="00B0423F"/>
    <w:rsid w:val="00B0449C"/>
    <w:rsid w:val="00B04DC5"/>
    <w:rsid w:val="00B04F9F"/>
    <w:rsid w:val="00B05535"/>
    <w:rsid w:val="00B14335"/>
    <w:rsid w:val="00B17AF6"/>
    <w:rsid w:val="00B209F8"/>
    <w:rsid w:val="00B22C08"/>
    <w:rsid w:val="00B23BCB"/>
    <w:rsid w:val="00B32643"/>
    <w:rsid w:val="00B332A5"/>
    <w:rsid w:val="00B33335"/>
    <w:rsid w:val="00B34598"/>
    <w:rsid w:val="00B35211"/>
    <w:rsid w:val="00B422EF"/>
    <w:rsid w:val="00B45FC8"/>
    <w:rsid w:val="00B46A29"/>
    <w:rsid w:val="00B57C93"/>
    <w:rsid w:val="00B639F1"/>
    <w:rsid w:val="00B64857"/>
    <w:rsid w:val="00B66B89"/>
    <w:rsid w:val="00B704B2"/>
    <w:rsid w:val="00B70509"/>
    <w:rsid w:val="00B7093B"/>
    <w:rsid w:val="00B71CA7"/>
    <w:rsid w:val="00B7307A"/>
    <w:rsid w:val="00B73A72"/>
    <w:rsid w:val="00B73E92"/>
    <w:rsid w:val="00B74206"/>
    <w:rsid w:val="00B74E3D"/>
    <w:rsid w:val="00B7754A"/>
    <w:rsid w:val="00B7779F"/>
    <w:rsid w:val="00B832CC"/>
    <w:rsid w:val="00B858C4"/>
    <w:rsid w:val="00B86F92"/>
    <w:rsid w:val="00B91438"/>
    <w:rsid w:val="00B9395E"/>
    <w:rsid w:val="00B940AF"/>
    <w:rsid w:val="00B94CE1"/>
    <w:rsid w:val="00B964A6"/>
    <w:rsid w:val="00BA12A4"/>
    <w:rsid w:val="00BA3EC4"/>
    <w:rsid w:val="00BA7005"/>
    <w:rsid w:val="00BA7569"/>
    <w:rsid w:val="00BB2453"/>
    <w:rsid w:val="00BB39BF"/>
    <w:rsid w:val="00BB55FD"/>
    <w:rsid w:val="00BB5FC0"/>
    <w:rsid w:val="00BB6645"/>
    <w:rsid w:val="00BC16D9"/>
    <w:rsid w:val="00BC590E"/>
    <w:rsid w:val="00BD0CC2"/>
    <w:rsid w:val="00BD2A9C"/>
    <w:rsid w:val="00BD52F5"/>
    <w:rsid w:val="00BE24D3"/>
    <w:rsid w:val="00BE513D"/>
    <w:rsid w:val="00BE544F"/>
    <w:rsid w:val="00BF090E"/>
    <w:rsid w:val="00BF0C79"/>
    <w:rsid w:val="00BF11C4"/>
    <w:rsid w:val="00BF288B"/>
    <w:rsid w:val="00BF65E3"/>
    <w:rsid w:val="00BF67BD"/>
    <w:rsid w:val="00C02263"/>
    <w:rsid w:val="00C02E81"/>
    <w:rsid w:val="00C06E6B"/>
    <w:rsid w:val="00C0787B"/>
    <w:rsid w:val="00C1039E"/>
    <w:rsid w:val="00C11BC5"/>
    <w:rsid w:val="00C141DF"/>
    <w:rsid w:val="00C15198"/>
    <w:rsid w:val="00C179E1"/>
    <w:rsid w:val="00C240F5"/>
    <w:rsid w:val="00C25186"/>
    <w:rsid w:val="00C332A8"/>
    <w:rsid w:val="00C37D5B"/>
    <w:rsid w:val="00C40170"/>
    <w:rsid w:val="00C40187"/>
    <w:rsid w:val="00C42BF8"/>
    <w:rsid w:val="00C4456D"/>
    <w:rsid w:val="00C44CB4"/>
    <w:rsid w:val="00C45CEC"/>
    <w:rsid w:val="00C62819"/>
    <w:rsid w:val="00C62B6A"/>
    <w:rsid w:val="00C65582"/>
    <w:rsid w:val="00C663A9"/>
    <w:rsid w:val="00C74185"/>
    <w:rsid w:val="00C7447F"/>
    <w:rsid w:val="00C77AA2"/>
    <w:rsid w:val="00C77ED8"/>
    <w:rsid w:val="00C801E3"/>
    <w:rsid w:val="00C82BF0"/>
    <w:rsid w:val="00C83255"/>
    <w:rsid w:val="00C86B57"/>
    <w:rsid w:val="00C87B1E"/>
    <w:rsid w:val="00C93556"/>
    <w:rsid w:val="00C9502F"/>
    <w:rsid w:val="00C95355"/>
    <w:rsid w:val="00C9538A"/>
    <w:rsid w:val="00C95E31"/>
    <w:rsid w:val="00CB058F"/>
    <w:rsid w:val="00CB1ACA"/>
    <w:rsid w:val="00CB42D0"/>
    <w:rsid w:val="00CB5E0C"/>
    <w:rsid w:val="00CB6E37"/>
    <w:rsid w:val="00CC151A"/>
    <w:rsid w:val="00CC6417"/>
    <w:rsid w:val="00CC6EDD"/>
    <w:rsid w:val="00CD0729"/>
    <w:rsid w:val="00CD148F"/>
    <w:rsid w:val="00CD19F4"/>
    <w:rsid w:val="00CD4B18"/>
    <w:rsid w:val="00CE0839"/>
    <w:rsid w:val="00CE18F6"/>
    <w:rsid w:val="00CE24DB"/>
    <w:rsid w:val="00CF1244"/>
    <w:rsid w:val="00CF2010"/>
    <w:rsid w:val="00D00914"/>
    <w:rsid w:val="00D00E4E"/>
    <w:rsid w:val="00D00E9D"/>
    <w:rsid w:val="00D0179E"/>
    <w:rsid w:val="00D03E1E"/>
    <w:rsid w:val="00D054CA"/>
    <w:rsid w:val="00D07E57"/>
    <w:rsid w:val="00D148B7"/>
    <w:rsid w:val="00D16013"/>
    <w:rsid w:val="00D16B97"/>
    <w:rsid w:val="00D20344"/>
    <w:rsid w:val="00D22E47"/>
    <w:rsid w:val="00D25A5B"/>
    <w:rsid w:val="00D276D4"/>
    <w:rsid w:val="00D3109D"/>
    <w:rsid w:val="00D31DAE"/>
    <w:rsid w:val="00D324D1"/>
    <w:rsid w:val="00D345CE"/>
    <w:rsid w:val="00D3581C"/>
    <w:rsid w:val="00D36DC7"/>
    <w:rsid w:val="00D46EA3"/>
    <w:rsid w:val="00D47663"/>
    <w:rsid w:val="00D5068A"/>
    <w:rsid w:val="00D5087E"/>
    <w:rsid w:val="00D55D79"/>
    <w:rsid w:val="00D57C0D"/>
    <w:rsid w:val="00D61C26"/>
    <w:rsid w:val="00D62394"/>
    <w:rsid w:val="00D6395C"/>
    <w:rsid w:val="00D63DC1"/>
    <w:rsid w:val="00D648A7"/>
    <w:rsid w:val="00D67124"/>
    <w:rsid w:val="00D70A54"/>
    <w:rsid w:val="00D778AE"/>
    <w:rsid w:val="00D809E0"/>
    <w:rsid w:val="00D84006"/>
    <w:rsid w:val="00D864E8"/>
    <w:rsid w:val="00D9040E"/>
    <w:rsid w:val="00D91458"/>
    <w:rsid w:val="00D93D4F"/>
    <w:rsid w:val="00D96EFE"/>
    <w:rsid w:val="00DA05EE"/>
    <w:rsid w:val="00DA2269"/>
    <w:rsid w:val="00DA3220"/>
    <w:rsid w:val="00DA328B"/>
    <w:rsid w:val="00DA66AB"/>
    <w:rsid w:val="00DA77AA"/>
    <w:rsid w:val="00DB1901"/>
    <w:rsid w:val="00DB35AF"/>
    <w:rsid w:val="00DB52F1"/>
    <w:rsid w:val="00DB6333"/>
    <w:rsid w:val="00DC0B29"/>
    <w:rsid w:val="00DC41DB"/>
    <w:rsid w:val="00DC5C95"/>
    <w:rsid w:val="00DC7FAF"/>
    <w:rsid w:val="00DD07B9"/>
    <w:rsid w:val="00DD0ACB"/>
    <w:rsid w:val="00DD1EC6"/>
    <w:rsid w:val="00DE750C"/>
    <w:rsid w:val="00DE7774"/>
    <w:rsid w:val="00DF0F39"/>
    <w:rsid w:val="00DF1606"/>
    <w:rsid w:val="00DF2FD3"/>
    <w:rsid w:val="00DF787F"/>
    <w:rsid w:val="00E04277"/>
    <w:rsid w:val="00E0611D"/>
    <w:rsid w:val="00E06629"/>
    <w:rsid w:val="00E10CDA"/>
    <w:rsid w:val="00E165ED"/>
    <w:rsid w:val="00E17236"/>
    <w:rsid w:val="00E20029"/>
    <w:rsid w:val="00E23BAB"/>
    <w:rsid w:val="00E276E1"/>
    <w:rsid w:val="00E30081"/>
    <w:rsid w:val="00E317C0"/>
    <w:rsid w:val="00E35EAF"/>
    <w:rsid w:val="00E378EE"/>
    <w:rsid w:val="00E40A77"/>
    <w:rsid w:val="00E43F2E"/>
    <w:rsid w:val="00E45BDB"/>
    <w:rsid w:val="00E469A6"/>
    <w:rsid w:val="00E54F97"/>
    <w:rsid w:val="00E55033"/>
    <w:rsid w:val="00E73826"/>
    <w:rsid w:val="00E8343D"/>
    <w:rsid w:val="00E867EB"/>
    <w:rsid w:val="00E901C3"/>
    <w:rsid w:val="00E9074E"/>
    <w:rsid w:val="00E93AE3"/>
    <w:rsid w:val="00E93EA7"/>
    <w:rsid w:val="00E95AD0"/>
    <w:rsid w:val="00EA63EC"/>
    <w:rsid w:val="00EA6921"/>
    <w:rsid w:val="00EA7F5A"/>
    <w:rsid w:val="00EB3B54"/>
    <w:rsid w:val="00EB4C84"/>
    <w:rsid w:val="00EC1AB7"/>
    <w:rsid w:val="00EC27C9"/>
    <w:rsid w:val="00ED0C9B"/>
    <w:rsid w:val="00ED4C03"/>
    <w:rsid w:val="00ED59B6"/>
    <w:rsid w:val="00ED6A5D"/>
    <w:rsid w:val="00ED7C39"/>
    <w:rsid w:val="00EE13C5"/>
    <w:rsid w:val="00EE2D04"/>
    <w:rsid w:val="00EE3760"/>
    <w:rsid w:val="00EE7A27"/>
    <w:rsid w:val="00EE7AEA"/>
    <w:rsid w:val="00EE7FD7"/>
    <w:rsid w:val="00EF33BF"/>
    <w:rsid w:val="00EF4514"/>
    <w:rsid w:val="00F0032A"/>
    <w:rsid w:val="00F04712"/>
    <w:rsid w:val="00F10A35"/>
    <w:rsid w:val="00F10D71"/>
    <w:rsid w:val="00F114A6"/>
    <w:rsid w:val="00F120B1"/>
    <w:rsid w:val="00F129B5"/>
    <w:rsid w:val="00F1598D"/>
    <w:rsid w:val="00F20970"/>
    <w:rsid w:val="00F23CBC"/>
    <w:rsid w:val="00F23CFD"/>
    <w:rsid w:val="00F257E8"/>
    <w:rsid w:val="00F329B6"/>
    <w:rsid w:val="00F3466B"/>
    <w:rsid w:val="00F44814"/>
    <w:rsid w:val="00F47EF8"/>
    <w:rsid w:val="00F524C1"/>
    <w:rsid w:val="00F566D8"/>
    <w:rsid w:val="00F56CBF"/>
    <w:rsid w:val="00F60016"/>
    <w:rsid w:val="00F619D6"/>
    <w:rsid w:val="00F6214F"/>
    <w:rsid w:val="00F627B9"/>
    <w:rsid w:val="00F7344A"/>
    <w:rsid w:val="00F7483A"/>
    <w:rsid w:val="00F75228"/>
    <w:rsid w:val="00F80348"/>
    <w:rsid w:val="00F83D87"/>
    <w:rsid w:val="00F84269"/>
    <w:rsid w:val="00F843F5"/>
    <w:rsid w:val="00F902B9"/>
    <w:rsid w:val="00F90EBE"/>
    <w:rsid w:val="00F936F1"/>
    <w:rsid w:val="00F93FAF"/>
    <w:rsid w:val="00F94035"/>
    <w:rsid w:val="00F94EAD"/>
    <w:rsid w:val="00FA05F6"/>
    <w:rsid w:val="00FA0D05"/>
    <w:rsid w:val="00FA2E69"/>
    <w:rsid w:val="00FA4A9C"/>
    <w:rsid w:val="00FA71C7"/>
    <w:rsid w:val="00FB1EBF"/>
    <w:rsid w:val="00FB59C0"/>
    <w:rsid w:val="00FC1405"/>
    <w:rsid w:val="00FC5B56"/>
    <w:rsid w:val="00FC6C04"/>
    <w:rsid w:val="00FD00D3"/>
    <w:rsid w:val="00FD1C64"/>
    <w:rsid w:val="00FD66D2"/>
    <w:rsid w:val="00FE49A4"/>
    <w:rsid w:val="00FF10A1"/>
    <w:rsid w:val="00FF5190"/>
    <w:rsid w:val="00FF7BFB"/>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FF7BFB"/>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2157EE"/>
    <w:pPr>
      <w:keepNext/>
      <w:keepLines/>
      <w:spacing w:before="40"/>
      <w:outlineLvl w:val="3"/>
    </w:pPr>
    <w:rPr>
      <w:rFonts w:eastAsiaTheme="majorEastAsia" w:cstheme="majorBidi"/>
      <w:b/>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BFB"/>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2157EE"/>
    <w:rPr>
      <w:rFonts w:ascii="Times New Roman" w:eastAsiaTheme="majorEastAsia" w:hAnsi="Times New Roman" w:cstheme="majorBidi"/>
      <w:b/>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 w:type="character" w:customStyle="1" w:styleId="e24kjd">
    <w:name w:val="e24kjd"/>
    <w:basedOn w:val="DefaultParagraphFont"/>
    <w:rsid w:val="00E317C0"/>
  </w:style>
  <w:style w:type="paragraph" w:styleId="FootnoteText">
    <w:name w:val="footnote text"/>
    <w:basedOn w:val="Normal"/>
    <w:link w:val="FootnoteTextChar"/>
    <w:uiPriority w:val="99"/>
    <w:semiHidden/>
    <w:unhideWhenUsed/>
    <w:rsid w:val="00D20344"/>
    <w:pPr>
      <w:spacing w:line="240" w:lineRule="auto"/>
    </w:pPr>
    <w:rPr>
      <w:sz w:val="20"/>
      <w:szCs w:val="20"/>
    </w:rPr>
  </w:style>
  <w:style w:type="character" w:customStyle="1" w:styleId="FootnoteTextChar">
    <w:name w:val="Footnote Text Char"/>
    <w:basedOn w:val="DefaultParagraphFont"/>
    <w:link w:val="FootnoteText"/>
    <w:uiPriority w:val="99"/>
    <w:semiHidden/>
    <w:rsid w:val="00D20344"/>
    <w:rPr>
      <w:rFonts w:ascii="Times New Roman" w:eastAsia="Times New Roman" w:hAnsi="Times New Roman"/>
      <w:sz w:val="20"/>
      <w:szCs w:val="20"/>
      <w:lang w:eastAsia="en-GB"/>
    </w:rPr>
  </w:style>
  <w:style w:type="character" w:styleId="FootnoteReference">
    <w:name w:val="footnote reference"/>
    <w:basedOn w:val="DefaultParagraphFont"/>
    <w:uiPriority w:val="99"/>
    <w:semiHidden/>
    <w:unhideWhenUsed/>
    <w:rsid w:val="00D203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57099513">
      <w:bodyDiv w:val="1"/>
      <w:marLeft w:val="0"/>
      <w:marRight w:val="0"/>
      <w:marTop w:val="0"/>
      <w:marBottom w:val="0"/>
      <w:divBdr>
        <w:top w:val="none" w:sz="0" w:space="0" w:color="auto"/>
        <w:left w:val="none" w:sz="0" w:space="0" w:color="auto"/>
        <w:bottom w:val="none" w:sz="0" w:space="0" w:color="auto"/>
        <w:right w:val="none" w:sz="0" w:space="0" w:color="auto"/>
      </w:divBdr>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47715374">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272518671">
      <w:bodyDiv w:val="1"/>
      <w:marLeft w:val="0"/>
      <w:marRight w:val="0"/>
      <w:marTop w:val="0"/>
      <w:marBottom w:val="0"/>
      <w:divBdr>
        <w:top w:val="none" w:sz="0" w:space="0" w:color="auto"/>
        <w:left w:val="none" w:sz="0" w:space="0" w:color="auto"/>
        <w:bottom w:val="none" w:sz="0" w:space="0" w:color="auto"/>
        <w:right w:val="none" w:sz="0" w:space="0" w:color="auto"/>
      </w:divBdr>
    </w:div>
    <w:div w:id="1363168238">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6124777">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698964871">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7585334">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 w:id="211282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43BAF-9E6D-4049-A109-F44A5CB44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9913</TotalTime>
  <Pages>78</Pages>
  <Words>24243</Words>
  <Characters>138188</Characters>
  <Application>Microsoft Office Word</Application>
  <DocSecurity>0</DocSecurity>
  <Lines>1151</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Anna Lito Michala</cp:lastModifiedBy>
  <cp:revision>466</cp:revision>
  <dcterms:created xsi:type="dcterms:W3CDTF">2019-06-11T15:37:00Z</dcterms:created>
  <dcterms:modified xsi:type="dcterms:W3CDTF">2019-08-29T13:28:00Z</dcterms:modified>
</cp:coreProperties>
</file>